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0DCD9" w14:textId="1B656CEF" w:rsidR="009D7343" w:rsidRPr="00084881" w:rsidRDefault="00023FAC">
      <w:pPr>
        <w:spacing w:after="30"/>
        <w:jc w:val="right"/>
        <w:rPr>
          <w:rFonts w:ascii="Calibri" w:hAnsi="Calibri" w:cs="Calibri"/>
          <w:sz w:val="20"/>
          <w:szCs w:val="20"/>
          <w:rPrChange w:id="0" w:author="To Thanh Thuy" w:date="2026-09-04T21:03:00Z" w16du:dateUtc="2026-09-04T14:03:00Z">
            <w:rPr>
              <w:rFonts w:asciiTheme="minorHAnsi" w:hAnsiTheme="minorHAnsi" w:cstheme="minorHAnsi"/>
              <w:sz w:val="20"/>
              <w:szCs w:val="20"/>
            </w:rPr>
          </w:rPrChange>
        </w:rPr>
      </w:pPr>
      <w:r w:rsidRPr="00084881">
        <w:rPr>
          <w:rFonts w:ascii="Calibri" w:hAnsi="Calibri" w:cs="Calibri"/>
          <w:b/>
          <w:bCs/>
          <w:color w:val="C0392B"/>
          <w:sz w:val="20"/>
          <w:szCs w:val="20"/>
          <w:lang w:val="en-US"/>
          <w:rPrChange w:id="1" w:author="To Thanh Thuy" w:date="2026-09-04T21:03:00Z" w16du:dateUtc="2026-09-04T14:03:00Z">
            <w:rPr>
              <w:rFonts w:asciiTheme="minorHAnsi" w:hAnsiTheme="minorHAnsi" w:cstheme="minorHAnsi"/>
              <w:b/>
              <w:bCs/>
              <w:color w:val="C0392B"/>
              <w:sz w:val="20"/>
              <w:szCs w:val="20"/>
              <w:lang w:val="en-US"/>
            </w:rPr>
          </w:rPrChange>
        </w:rPr>
        <w:t>Asahi</w:t>
      </w:r>
      <w:r w:rsidRPr="00084881">
        <w:rPr>
          <w:rFonts w:ascii="Calibri" w:hAnsi="Calibri" w:cs="Calibri"/>
          <w:b/>
          <w:bCs/>
          <w:color w:val="C0392B"/>
          <w:sz w:val="20"/>
          <w:szCs w:val="20"/>
          <w:rPrChange w:id="2" w:author="To Thanh Thuy" w:date="2026-09-04T21:03:00Z" w16du:dateUtc="2026-09-04T14:03:00Z">
            <w:rPr>
              <w:rFonts w:asciiTheme="minorHAnsi" w:hAnsiTheme="minorHAnsi" w:cstheme="minorHAnsi"/>
              <w:b/>
              <w:bCs/>
              <w:color w:val="C0392B"/>
              <w:sz w:val="20"/>
              <w:szCs w:val="20"/>
            </w:rPr>
          </w:rPrChange>
        </w:rPr>
        <w:t xml:space="preserve"> – HỒ SƠ ĐẠI LÝ</w:t>
      </w:r>
    </w:p>
    <w:p w14:paraId="7A752CB2" w14:textId="04C6C421" w:rsidR="009D7343" w:rsidRPr="00084881" w:rsidRDefault="00877ADC" w:rsidP="546E1219">
      <w:pPr>
        <w:spacing w:after="20"/>
        <w:jc w:val="right"/>
        <w:rPr>
          <w:rFonts w:ascii="Calibri" w:hAnsi="Calibri" w:cs="Calibri"/>
          <w:sz w:val="20"/>
          <w:szCs w:val="20"/>
          <w:rPrChange w:id="3" w:author="To Thanh Thuy" w:date="2026-09-04T21:03:00Z" w16du:dateUtc="2026-09-04T14:03:00Z">
            <w:rPr>
              <w:rFonts w:asciiTheme="minorHAnsi" w:hAnsiTheme="minorHAnsi" w:cstheme="minorBidi"/>
              <w:sz w:val="20"/>
              <w:szCs w:val="20"/>
            </w:rPr>
          </w:rPrChange>
        </w:rPr>
      </w:pPr>
      <w:r w:rsidRPr="00084881">
        <w:rPr>
          <w:rFonts w:ascii="Calibri" w:hAnsi="Calibri" w:cs="Calibri"/>
          <w:color w:val="595959"/>
          <w:sz w:val="20"/>
          <w:szCs w:val="20"/>
          <w:lang w:val="en-US"/>
          <w:rPrChange w:id="4" w:author="To Thanh Thuy" w:date="2026-09-04T21:03:00Z" w16du:dateUtc="2026-09-04T14:03:00Z">
            <w:rPr>
              <w:rFonts w:asciiTheme="minorHAnsi" w:hAnsiTheme="minorHAnsi" w:cstheme="minorBidi"/>
              <w:color w:val="595959"/>
              <w:sz w:val="20"/>
              <w:szCs w:val="20"/>
              <w:lang w:val="en-US"/>
            </w:rPr>
          </w:rPrChange>
        </w:rPr>
        <w:t>CT</w:t>
      </w:r>
      <w:r w:rsidRPr="00084881">
        <w:rPr>
          <w:rFonts w:ascii="Calibri" w:hAnsi="Calibri" w:cs="Calibri"/>
          <w:color w:val="595959"/>
          <w:sz w:val="20"/>
          <w:szCs w:val="20"/>
          <w:rPrChange w:id="5" w:author="To Thanh Thuy" w:date="2026-09-04T21:03:00Z" w16du:dateUtc="2026-09-04T14:03:00Z">
            <w:rPr>
              <w:rFonts w:asciiTheme="minorHAnsi" w:hAnsiTheme="minorHAnsi" w:cstheme="minorBidi"/>
              <w:color w:val="595959"/>
              <w:sz w:val="20"/>
              <w:szCs w:val="20"/>
            </w:rPr>
          </w:rPrChange>
        </w:rPr>
        <w:t>-0</w:t>
      </w:r>
      <w:r w:rsidR="72B1F882" w:rsidRPr="00084881">
        <w:rPr>
          <w:rFonts w:ascii="Calibri" w:hAnsi="Calibri" w:cs="Calibri"/>
          <w:color w:val="595959"/>
          <w:sz w:val="20"/>
          <w:szCs w:val="20"/>
          <w:rPrChange w:id="6" w:author="To Thanh Thuy" w:date="2026-09-04T21:03:00Z" w16du:dateUtc="2026-09-04T14:03:00Z">
            <w:rPr>
              <w:rFonts w:asciiTheme="minorHAnsi" w:hAnsiTheme="minorHAnsi" w:cstheme="minorBidi"/>
              <w:color w:val="595959"/>
              <w:sz w:val="20"/>
              <w:szCs w:val="20"/>
            </w:rPr>
          </w:rPrChange>
        </w:rPr>
        <w:t>2</w:t>
      </w:r>
    </w:p>
    <w:p w14:paraId="7C40ADE2" w14:textId="77777777" w:rsidR="009D7343" w:rsidRDefault="00767518">
      <w:pPr>
        <w:spacing w:before="30" w:after="30"/>
        <w:jc w:val="center"/>
        <w:rPr>
          <w:ins w:id="7" w:author="To Thanh Thuy" w:date="2026-09-04T21:22:00Z" w16du:dateUtc="2026-09-04T14:22:00Z"/>
          <w:rFonts w:ascii="Calibri" w:hAnsi="Calibri" w:cs="Calibri"/>
          <w:b/>
          <w:bCs/>
          <w:color w:val="1F3864"/>
          <w:sz w:val="28"/>
          <w:szCs w:val="28"/>
          <w:lang w:val="en-US"/>
        </w:rPr>
      </w:pPr>
      <w:r w:rsidRPr="00DA6A7A">
        <w:rPr>
          <w:rFonts w:ascii="Calibri" w:hAnsi="Calibri" w:cs="Calibri"/>
          <w:b/>
          <w:bCs/>
          <w:color w:val="1F3864"/>
          <w:sz w:val="28"/>
          <w:szCs w:val="28"/>
          <w:rPrChange w:id="8" w:author="To Thanh Thuy" w:date="2026-09-04T21:04:00Z" w16du:dateUtc="2026-09-04T14:04:00Z">
            <w:rPr>
              <w:rFonts w:asciiTheme="minorHAnsi" w:hAnsiTheme="minorHAnsi" w:cstheme="minorHAnsi"/>
              <w:b/>
              <w:bCs/>
              <w:color w:val="1F3864"/>
              <w:sz w:val="28"/>
              <w:szCs w:val="28"/>
            </w:rPr>
          </w:rPrChange>
        </w:rPr>
        <w:t>PHIẾU ĐĂNG KÝ ĐẠI LÝ</w:t>
      </w:r>
    </w:p>
    <w:p w14:paraId="4BBB0D35" w14:textId="77777777" w:rsidR="00703FA2" w:rsidRPr="00703FA2" w:rsidRDefault="00703FA2">
      <w:pPr>
        <w:spacing w:before="30" w:after="30"/>
        <w:jc w:val="center"/>
        <w:rPr>
          <w:rFonts w:ascii="Calibri" w:hAnsi="Calibri" w:cs="Calibri"/>
          <w:sz w:val="28"/>
          <w:szCs w:val="28"/>
          <w:lang w:val="en-US"/>
          <w:rPrChange w:id="9" w:author="To Thanh Thuy" w:date="2026-09-04T21:22:00Z" w16du:dateUtc="2026-09-04T14:22:00Z">
            <w:rPr>
              <w:rFonts w:asciiTheme="minorHAnsi" w:hAnsiTheme="minorHAnsi" w:cstheme="minorHAnsi"/>
              <w:sz w:val="28"/>
              <w:szCs w:val="28"/>
            </w:rPr>
          </w:rPrChange>
        </w:rPr>
      </w:pPr>
    </w:p>
    <w:p w14:paraId="585BB5CE" w14:textId="7A2108DE" w:rsidR="009D7343" w:rsidRPr="00084881" w:rsidDel="004F65CF" w:rsidRDefault="00DF027E">
      <w:pPr>
        <w:pBdr>
          <w:bottom w:val="single" w:sz="10" w:space="9" w:color="C0392B"/>
        </w:pBdr>
        <w:spacing w:after="160"/>
        <w:jc w:val="center"/>
        <w:rPr>
          <w:del w:id="10" w:author="To Thanh Thuy" w:date="2026-09-04T21:21:00Z" w16du:dateUtc="2026-09-04T14:21:00Z"/>
          <w:rFonts w:ascii="Calibri" w:hAnsi="Calibri" w:cs="Calibri"/>
          <w:sz w:val="20"/>
          <w:szCs w:val="20"/>
          <w:lang w:val="en-US"/>
          <w:rPrChange w:id="11" w:author="To Thanh Thuy" w:date="2026-09-04T21:03:00Z" w16du:dateUtc="2026-09-04T14:03:00Z">
            <w:rPr>
              <w:del w:id="12" w:author="To Thanh Thuy" w:date="2026-09-04T21:21:00Z" w16du:dateUtc="2026-09-04T14:21:00Z"/>
              <w:rFonts w:asciiTheme="minorHAnsi" w:hAnsiTheme="minorHAnsi" w:cstheme="minorHAnsi"/>
              <w:sz w:val="20"/>
              <w:szCs w:val="20"/>
            </w:rPr>
          </w:rPrChange>
        </w:rPr>
        <w:pPrChange w:id="13" w:author="To Thanh Thuy" w:date="2026-09-04T21:21:00Z" w16du:dateUtc="2026-09-04T14:21:00Z">
          <w:pPr>
            <w:pBdr>
              <w:bottom w:val="single" w:sz="10" w:space="4" w:color="C0392B"/>
            </w:pBdr>
            <w:spacing w:after="160"/>
            <w:jc w:val="center"/>
          </w:pPr>
        </w:pPrChange>
      </w:pPr>
      <w:del w:id="14" w:author="To Thanh Thuy" w:date="2026-09-04T20:59:00Z" w16du:dateUtc="2026-09-04T13:59:00Z">
        <w:r w:rsidRPr="00084881" w:rsidDel="0008144A">
          <w:rPr>
            <w:rFonts w:ascii="Calibri" w:hAnsi="Calibri" w:cs="Calibri"/>
            <w:i/>
            <w:iCs/>
            <w:color w:val="595959"/>
            <w:sz w:val="20"/>
            <w:szCs w:val="20"/>
            <w:lang w:val="en-US"/>
            <w:rPrChange w:id="15" w:author="To Thanh Thuy" w:date="2026-09-04T21:03:00Z" w16du:dateUtc="2026-09-04T14:03:00Z">
              <w:rPr>
                <w:rFonts w:asciiTheme="minorHAnsi" w:hAnsiTheme="minorHAnsi" w:cstheme="minorHAnsi"/>
                <w:i/>
                <w:iCs/>
                <w:color w:val="595959"/>
                <w:sz w:val="20"/>
                <w:szCs w:val="20"/>
                <w:lang w:val="en-US"/>
              </w:rPr>
            </w:rPrChange>
          </w:rPr>
          <w:delText>Asahi</w:delText>
        </w:r>
        <w:r w:rsidRPr="00084881" w:rsidDel="0008144A">
          <w:rPr>
            <w:rFonts w:ascii="Calibri" w:hAnsi="Calibri" w:cs="Calibri"/>
            <w:i/>
            <w:iCs/>
            <w:color w:val="595959"/>
            <w:sz w:val="20"/>
            <w:szCs w:val="20"/>
            <w:rPrChange w:id="16" w:author="To Thanh Thuy" w:date="2026-09-04T21:03:00Z" w16du:dateUtc="2026-09-04T14:03:00Z">
              <w:rPr>
                <w:rFonts w:asciiTheme="minorHAnsi" w:hAnsiTheme="minorHAnsi" w:cstheme="minorHAnsi"/>
                <w:i/>
                <w:iCs/>
                <w:color w:val="595959"/>
                <w:sz w:val="20"/>
                <w:szCs w:val="20"/>
              </w:rPr>
            </w:rPrChange>
          </w:rPr>
          <w:delText xml:space="preserve"> Life Vietnam</w:delText>
        </w:r>
      </w:del>
    </w:p>
    <w:tbl>
      <w:tblPr>
        <w:tblW w:w="3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tblGrid>
      <w:tr w:rsidR="009D7343" w:rsidRPr="00084881" w:rsidDel="004F65CF" w14:paraId="20C6E5F6" w14:textId="3FEF89FE">
        <w:trPr>
          <w:cantSplit/>
          <w:del w:id="17" w:author="To Thanh Thuy" w:date="2026-09-04T21:21:00Z"/>
        </w:trPr>
        <w:tc>
          <w:tcPr>
            <w:tcW w:w="3600" w:type="dxa"/>
            <w:tcBorders>
              <w:top w:val="single" w:sz="4" w:space="0" w:color="C9C9C9"/>
              <w:left w:val="single" w:sz="4" w:space="0" w:color="C9C9C9"/>
              <w:bottom w:val="single" w:sz="4" w:space="0" w:color="C9C9C9"/>
              <w:right w:val="single" w:sz="4" w:space="0" w:color="C9C9C9"/>
            </w:tcBorders>
            <w:tcMar>
              <w:top w:w="55" w:type="dxa"/>
              <w:left w:w="105" w:type="dxa"/>
              <w:bottom w:w="55" w:type="dxa"/>
              <w:right w:w="105" w:type="dxa"/>
            </w:tcMar>
            <w:vAlign w:val="center"/>
          </w:tcPr>
          <w:p w14:paraId="515A7FAB" w14:textId="22F4D0EC" w:rsidR="009D7343" w:rsidRPr="00084881" w:rsidDel="004F65CF" w:rsidRDefault="00767518">
            <w:pPr>
              <w:jc w:val="center"/>
              <w:rPr>
                <w:del w:id="18" w:author="To Thanh Thuy" w:date="2026-09-04T21:21:00Z" w16du:dateUtc="2026-09-04T14:21:00Z"/>
                <w:rFonts w:ascii="Calibri" w:hAnsi="Calibri" w:cs="Calibri"/>
                <w:sz w:val="20"/>
                <w:szCs w:val="20"/>
                <w:rPrChange w:id="19" w:author="To Thanh Thuy" w:date="2026-09-04T21:03:00Z" w16du:dateUtc="2026-09-04T14:03:00Z">
                  <w:rPr>
                    <w:del w:id="20" w:author="To Thanh Thuy" w:date="2026-09-04T21:21:00Z" w16du:dateUtc="2026-09-04T14:21:00Z"/>
                    <w:rFonts w:asciiTheme="minorHAnsi" w:hAnsiTheme="minorHAnsi" w:cstheme="minorHAnsi"/>
                    <w:sz w:val="20"/>
                    <w:szCs w:val="20"/>
                  </w:rPr>
                </w:rPrChange>
              </w:rPr>
            </w:pPr>
            <w:del w:id="21" w:author="To Thanh Thuy" w:date="2026-09-04T21:21:00Z" w16du:dateUtc="2026-09-04T14:21:00Z">
              <w:r w:rsidRPr="00084881" w:rsidDel="004F65CF">
                <w:rPr>
                  <w:rFonts w:ascii="Calibri" w:hAnsi="Calibri" w:cs="Calibri"/>
                  <w:b/>
                  <w:bCs/>
                  <w:sz w:val="20"/>
                  <w:szCs w:val="20"/>
                  <w:rPrChange w:id="22" w:author="To Thanh Thuy" w:date="2026-09-04T21:03:00Z" w16du:dateUtc="2026-09-04T14:03:00Z">
                    <w:rPr>
                      <w:rFonts w:asciiTheme="minorHAnsi" w:hAnsiTheme="minorHAnsi" w:cstheme="minorHAnsi"/>
                      <w:b/>
                      <w:bCs/>
                      <w:sz w:val="20"/>
                      <w:szCs w:val="20"/>
                    </w:rPr>
                  </w:rPrChange>
                </w:rPr>
                <w:delText>MÃ ĐẠI LÝ</w:delText>
              </w:r>
            </w:del>
          </w:p>
          <w:p w14:paraId="17E0A92D" w14:textId="04AB6FE0" w:rsidR="009D7343" w:rsidRPr="00084881" w:rsidDel="004F65CF" w:rsidRDefault="00767518">
            <w:pPr>
              <w:jc w:val="center"/>
              <w:rPr>
                <w:del w:id="23" w:author="To Thanh Thuy" w:date="2026-09-04T21:21:00Z" w16du:dateUtc="2026-09-04T14:21:00Z"/>
                <w:rFonts w:ascii="Calibri" w:hAnsi="Calibri" w:cs="Calibri"/>
                <w:sz w:val="20"/>
                <w:szCs w:val="20"/>
                <w:rPrChange w:id="24" w:author="To Thanh Thuy" w:date="2026-09-04T21:03:00Z" w16du:dateUtc="2026-09-04T14:03:00Z">
                  <w:rPr>
                    <w:del w:id="25" w:author="To Thanh Thuy" w:date="2026-09-04T21:21:00Z" w16du:dateUtc="2026-09-04T14:21:00Z"/>
                    <w:rFonts w:asciiTheme="minorHAnsi" w:hAnsiTheme="minorHAnsi" w:cstheme="minorHAnsi"/>
                    <w:sz w:val="20"/>
                    <w:szCs w:val="20"/>
                  </w:rPr>
                </w:rPrChange>
              </w:rPr>
            </w:pPr>
            <w:del w:id="26" w:author="To Thanh Thuy" w:date="2026-09-04T21:21:00Z" w16du:dateUtc="2026-09-04T14:21:00Z">
              <w:r w:rsidRPr="00084881" w:rsidDel="004F65CF">
                <w:rPr>
                  <w:rFonts w:ascii="Calibri" w:hAnsi="Calibri" w:cs="Calibri"/>
                  <w:i/>
                  <w:iCs/>
                  <w:color w:val="595959"/>
                  <w:sz w:val="20"/>
                  <w:szCs w:val="20"/>
                  <w:rPrChange w:id="27" w:author="To Thanh Thuy" w:date="2026-09-04T21:03:00Z" w16du:dateUtc="2026-09-04T14:03:00Z">
                    <w:rPr>
                      <w:rFonts w:asciiTheme="minorHAnsi" w:hAnsiTheme="minorHAnsi" w:cstheme="minorHAnsi"/>
                      <w:i/>
                      <w:iCs/>
                      <w:color w:val="595959"/>
                      <w:sz w:val="20"/>
                      <w:szCs w:val="20"/>
                    </w:rPr>
                  </w:rPrChange>
                </w:rPr>
                <w:delText xml:space="preserve">(Chỉ dành cho </w:delText>
              </w:r>
              <w:r w:rsidRPr="00084881" w:rsidDel="004F65CF">
                <w:rPr>
                  <w:rFonts w:ascii="Calibri" w:hAnsi="Calibri" w:cs="Calibri"/>
                  <w:i/>
                  <w:iCs/>
                  <w:color w:val="595959"/>
                  <w:sz w:val="20"/>
                  <w:szCs w:val="20"/>
                  <w:lang w:val="en-US"/>
                  <w:rPrChange w:id="28" w:author="To Thanh Thuy" w:date="2026-09-04T21:03:00Z" w16du:dateUtc="2026-09-04T14:03:00Z">
                    <w:rPr>
                      <w:rFonts w:asciiTheme="minorHAnsi" w:hAnsiTheme="minorHAnsi" w:cstheme="minorHAnsi"/>
                      <w:i/>
                      <w:iCs/>
                      <w:color w:val="595959"/>
                      <w:sz w:val="20"/>
                      <w:szCs w:val="20"/>
                      <w:lang w:val="en-US"/>
                    </w:rPr>
                  </w:rPrChange>
                </w:rPr>
                <w:delText>Asahi</w:delText>
              </w:r>
              <w:r w:rsidRPr="00084881" w:rsidDel="004F65CF">
                <w:rPr>
                  <w:rFonts w:ascii="Calibri" w:hAnsi="Calibri" w:cs="Calibri"/>
                  <w:i/>
                  <w:iCs/>
                  <w:color w:val="595959"/>
                  <w:sz w:val="20"/>
                  <w:szCs w:val="20"/>
                  <w:rPrChange w:id="29" w:author="To Thanh Thuy" w:date="2026-09-04T21:03:00Z" w16du:dateUtc="2026-09-04T14:03:00Z">
                    <w:rPr>
                      <w:rFonts w:asciiTheme="minorHAnsi" w:hAnsiTheme="minorHAnsi" w:cstheme="minorHAnsi"/>
                      <w:i/>
                      <w:iCs/>
                      <w:color w:val="595959"/>
                      <w:sz w:val="20"/>
                      <w:szCs w:val="20"/>
                    </w:rPr>
                  </w:rPrChange>
                </w:rPr>
                <w:delText xml:space="preserve"> sử dụng)</w:delText>
              </w:r>
            </w:del>
          </w:p>
        </w:tc>
      </w:tr>
      <w:tr w:rsidR="00C76BE0" w:rsidRPr="00D46D5C" w14:paraId="17D305D9" w14:textId="77777777" w:rsidTr="00C76BE0">
        <w:trPr>
          <w:cantSplit/>
          <w:ins w:id="30" w:author="To Thanh Thuy" w:date="2026-09-04T21:22:00Z"/>
        </w:trPr>
        <w:tc>
          <w:tcPr>
            <w:tcW w:w="3600" w:type="dxa"/>
            <w:tcBorders>
              <w:top w:val="single" w:sz="4" w:space="0" w:color="C9C9C9"/>
              <w:left w:val="single" w:sz="4" w:space="0" w:color="C9C9C9"/>
              <w:bottom w:val="single" w:sz="4" w:space="0" w:color="C9C9C9"/>
              <w:right w:val="single" w:sz="4" w:space="0" w:color="C9C9C9"/>
            </w:tcBorders>
            <w:tcMar>
              <w:top w:w="55" w:type="dxa"/>
              <w:left w:w="105" w:type="dxa"/>
              <w:bottom w:w="55" w:type="dxa"/>
              <w:right w:w="105" w:type="dxa"/>
            </w:tcMar>
            <w:vAlign w:val="center"/>
          </w:tcPr>
          <w:p w14:paraId="4EDEF408" w14:textId="77777777" w:rsidR="00C76BE0" w:rsidRPr="00C76BE0" w:rsidRDefault="00C76BE0" w:rsidP="00CC4622">
            <w:pPr>
              <w:jc w:val="center"/>
              <w:rPr>
                <w:ins w:id="31" w:author="To Thanh Thuy" w:date="2026-09-04T21:22:00Z" w16du:dateUtc="2026-09-04T14:22:00Z"/>
                <w:rFonts w:ascii="Calibri" w:hAnsi="Calibri" w:cs="Calibri"/>
                <w:b/>
                <w:bCs/>
                <w:sz w:val="20"/>
                <w:szCs w:val="20"/>
              </w:rPr>
            </w:pPr>
            <w:ins w:id="32" w:author="To Thanh Thuy" w:date="2026-09-04T21:22:00Z" w16du:dateUtc="2026-09-04T14:22:00Z">
              <w:r w:rsidRPr="00C76BE0">
                <w:rPr>
                  <w:rFonts w:ascii="Calibri" w:hAnsi="Calibri" w:cs="Calibri"/>
                  <w:b/>
                  <w:bCs/>
                  <w:sz w:val="20"/>
                  <w:szCs w:val="20"/>
                </w:rPr>
                <w:t>MÃ ĐẠI LÝ</w:t>
              </w:r>
            </w:ins>
          </w:p>
          <w:p w14:paraId="5A44ADF9" w14:textId="77777777" w:rsidR="00C76BE0" w:rsidRPr="00C76BE0" w:rsidRDefault="00C76BE0" w:rsidP="00CC4622">
            <w:pPr>
              <w:jc w:val="center"/>
              <w:rPr>
                <w:ins w:id="33" w:author="To Thanh Thuy" w:date="2026-09-04T21:22:00Z" w16du:dateUtc="2026-09-04T14:22:00Z"/>
                <w:rFonts w:ascii="Calibri" w:hAnsi="Calibri" w:cs="Calibri"/>
                <w:b/>
                <w:bCs/>
                <w:sz w:val="20"/>
                <w:szCs w:val="20"/>
              </w:rPr>
            </w:pPr>
            <w:ins w:id="34" w:author="To Thanh Thuy" w:date="2026-09-04T21:22:00Z" w16du:dateUtc="2026-09-04T14:22:00Z">
              <w:r w:rsidRPr="00C76BE0">
                <w:rPr>
                  <w:rFonts w:ascii="Calibri" w:hAnsi="Calibri" w:cs="Calibri"/>
                  <w:b/>
                  <w:bCs/>
                  <w:sz w:val="20"/>
                  <w:szCs w:val="20"/>
                </w:rPr>
                <w:t>(Chỉ dành cho Asahi sử dụng)</w:t>
              </w:r>
            </w:ins>
          </w:p>
        </w:tc>
      </w:tr>
    </w:tbl>
    <w:p w14:paraId="0970D434" w14:textId="09CAD76C" w:rsidR="009D7343" w:rsidRPr="00084881" w:rsidRDefault="00767518">
      <w:pPr>
        <w:spacing w:before="90" w:after="60" w:line="278" w:lineRule="auto"/>
        <w:rPr>
          <w:rFonts w:ascii="Calibri" w:hAnsi="Calibri" w:cs="Calibri"/>
          <w:sz w:val="20"/>
          <w:szCs w:val="20"/>
          <w:rPrChange w:id="35" w:author="To Thanh Thuy" w:date="2026-09-04T21:03:00Z" w16du:dateUtc="2026-09-04T14:03:00Z">
            <w:rPr>
              <w:rFonts w:asciiTheme="minorHAnsi" w:hAnsiTheme="minorHAnsi" w:cstheme="minorHAnsi"/>
              <w:sz w:val="20"/>
              <w:szCs w:val="20"/>
            </w:rPr>
          </w:rPrChange>
        </w:rPr>
      </w:pPr>
      <w:r w:rsidRPr="00084881">
        <w:rPr>
          <w:rFonts w:ascii="Calibri" w:hAnsi="Calibri" w:cs="Calibri"/>
          <w:b/>
          <w:bCs/>
          <w:sz w:val="20"/>
          <w:szCs w:val="20"/>
          <w:rPrChange w:id="36" w:author="To Thanh Thuy" w:date="2026-09-04T21:03:00Z" w16du:dateUtc="2026-09-04T14:03:00Z">
            <w:rPr>
              <w:rFonts w:asciiTheme="minorHAnsi" w:hAnsiTheme="minorHAnsi" w:cstheme="minorHAnsi"/>
              <w:b/>
              <w:bCs/>
              <w:sz w:val="20"/>
              <w:szCs w:val="20"/>
            </w:rPr>
          </w:rPrChange>
        </w:rPr>
        <w:t xml:space="preserve">Vị trí ứng tuyển (tích </w:t>
      </w:r>
      <w:r w:rsidRPr="00084881">
        <w:rPr>
          <w:rFonts w:ascii="Segoe UI Symbol" w:hAnsi="Segoe UI Symbol" w:cs="Segoe UI Symbol"/>
          <w:b/>
          <w:bCs/>
          <w:sz w:val="20"/>
          <w:szCs w:val="20"/>
        </w:rPr>
        <w:t>✓</w:t>
      </w:r>
      <w:r w:rsidRPr="00084881">
        <w:rPr>
          <w:rFonts w:ascii="Calibri" w:hAnsi="Calibri" w:cs="Calibri"/>
          <w:b/>
          <w:bCs/>
          <w:sz w:val="20"/>
          <w:szCs w:val="20"/>
          <w:rPrChange w:id="37" w:author="To Thanh Thuy" w:date="2026-09-04T21:03:00Z" w16du:dateUtc="2026-09-04T14:03:00Z">
            <w:rPr>
              <w:rFonts w:asciiTheme="minorHAnsi" w:hAnsiTheme="minorHAnsi" w:cstheme="minorHAnsi"/>
              <w:b/>
              <w:bCs/>
              <w:sz w:val="20"/>
              <w:szCs w:val="20"/>
            </w:rPr>
          </w:rPrChange>
        </w:rPr>
        <w:t xml:space="preserve"> vào ô phù hợp):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70"/>
      </w:tblGrid>
      <w:tr w:rsidR="0010179A" w:rsidRPr="00084881" w14:paraId="29E28680" w14:textId="77777777" w:rsidTr="546E1219">
        <w:trPr>
          <w:cantSplit/>
        </w:trPr>
        <w:tc>
          <w:tcPr>
            <w:tcW w:w="9360" w:type="dxa"/>
            <w:tcBorders>
              <w:top w:val="single" w:sz="4" w:space="0" w:color="C9C9C9"/>
              <w:left w:val="single" w:sz="4" w:space="0" w:color="C9C9C9"/>
              <w:bottom w:val="single" w:sz="4" w:space="0" w:color="C9C9C9"/>
              <w:right w:val="single" w:sz="4" w:space="0" w:color="C9C9C9"/>
            </w:tcBorders>
            <w:shd w:val="clear" w:color="auto" w:fill="004A7D"/>
            <w:tcMar>
              <w:top w:w="55" w:type="dxa"/>
              <w:left w:w="105" w:type="dxa"/>
              <w:bottom w:w="55" w:type="dxa"/>
              <w:right w:w="105" w:type="dxa"/>
            </w:tcMar>
            <w:vAlign w:val="center"/>
          </w:tcPr>
          <w:p w14:paraId="48898D75" w14:textId="77777777" w:rsidR="0010179A" w:rsidRPr="00084881" w:rsidRDefault="0010179A">
            <w:pPr>
              <w:spacing w:line="250" w:lineRule="auto"/>
              <w:rPr>
                <w:rFonts w:ascii="Calibri" w:hAnsi="Calibri" w:cs="Calibri"/>
                <w:sz w:val="20"/>
                <w:szCs w:val="20"/>
                <w:rPrChange w:id="38" w:author="To Thanh Thuy" w:date="2026-09-04T21:03:00Z" w16du:dateUtc="2026-09-04T14:03:00Z">
                  <w:rPr>
                    <w:rFonts w:asciiTheme="minorHAnsi" w:hAnsiTheme="minorHAnsi" w:cstheme="minorHAnsi"/>
                    <w:sz w:val="20"/>
                    <w:szCs w:val="20"/>
                  </w:rPr>
                </w:rPrChange>
              </w:rPr>
            </w:pPr>
            <w:r w:rsidRPr="00084881">
              <w:rPr>
                <w:rFonts w:ascii="Calibri" w:hAnsi="Calibri" w:cs="Calibri"/>
                <w:b/>
                <w:bCs/>
                <w:color w:val="FFFFFF"/>
                <w:sz w:val="20"/>
                <w:szCs w:val="20"/>
                <w:rPrChange w:id="39" w:author="To Thanh Thuy" w:date="2026-09-04T21:03:00Z" w16du:dateUtc="2026-09-04T14:03:00Z">
                  <w:rPr>
                    <w:rFonts w:asciiTheme="minorHAnsi" w:hAnsiTheme="minorHAnsi" w:cstheme="minorHAnsi"/>
                    <w:b/>
                    <w:bCs/>
                    <w:color w:val="FFFFFF"/>
                    <w:sz w:val="20"/>
                    <w:szCs w:val="20"/>
                  </w:rPr>
                </w:rPrChange>
              </w:rPr>
              <w:t>KÊNH</w:t>
            </w:r>
          </w:p>
        </w:tc>
      </w:tr>
      <w:tr w:rsidR="0010179A" w:rsidRPr="00084881" w14:paraId="4EE7DA4E" w14:textId="77777777" w:rsidTr="546E1219">
        <w:trPr>
          <w:cantSplit/>
        </w:trPr>
        <w:tc>
          <w:tcPr>
            <w:tcW w:w="9360" w:type="dxa"/>
            <w:tcBorders>
              <w:top w:val="single" w:sz="4" w:space="0" w:color="C9C9C9"/>
              <w:left w:val="single" w:sz="4" w:space="0" w:color="C9C9C9"/>
              <w:bottom w:val="single" w:sz="4" w:space="0" w:color="C9C9C9"/>
              <w:right w:val="single" w:sz="4" w:space="0" w:color="C9C9C9"/>
            </w:tcBorders>
            <w:tcMar>
              <w:top w:w="55" w:type="dxa"/>
              <w:left w:w="105" w:type="dxa"/>
              <w:bottom w:w="55" w:type="dxa"/>
              <w:right w:w="105" w:type="dxa"/>
            </w:tcMar>
            <w:vAlign w:val="center"/>
          </w:tcPr>
          <w:p w14:paraId="1D7DB4D0" w14:textId="77777777" w:rsidR="0010179A" w:rsidRPr="00084881" w:rsidRDefault="0010179A" w:rsidP="0010179A">
            <w:pPr>
              <w:spacing w:after="60" w:line="278" w:lineRule="auto"/>
              <w:rPr>
                <w:rFonts w:ascii="Calibri" w:hAnsi="Calibri" w:cs="Calibri"/>
                <w:sz w:val="20"/>
                <w:szCs w:val="20"/>
                <w:rPrChange w:id="40" w:author="To Thanh Thuy" w:date="2026-09-04T21:03:00Z" w16du:dateUtc="2026-09-04T14:03:00Z">
                  <w:rPr>
                    <w:rFonts w:asciiTheme="minorHAnsi" w:hAnsiTheme="minorHAnsi" w:cstheme="minorHAnsi"/>
                    <w:sz w:val="20"/>
                    <w:szCs w:val="20"/>
                  </w:rPr>
                </w:rPrChange>
              </w:rPr>
            </w:pPr>
            <w:r w:rsidRPr="00084881">
              <w:rPr>
                <w:rFonts w:ascii="Segoe UI Symbol" w:hAnsi="Segoe UI Symbol" w:cs="Segoe UI Symbol"/>
                <w:sz w:val="20"/>
                <w:szCs w:val="20"/>
              </w:rPr>
              <w:t>☐</w:t>
            </w:r>
            <w:r w:rsidRPr="00084881">
              <w:rPr>
                <w:rFonts w:ascii="Calibri" w:hAnsi="Calibri" w:cs="Calibri"/>
                <w:sz w:val="20"/>
                <w:szCs w:val="20"/>
                <w:rPrChange w:id="41" w:author="To Thanh Thuy" w:date="2026-09-04T21:03:00Z" w16du:dateUtc="2026-09-04T14:03:00Z">
                  <w:rPr>
                    <w:rFonts w:asciiTheme="minorHAnsi" w:hAnsiTheme="minorHAnsi" w:cstheme="minorHAnsi"/>
                    <w:sz w:val="20"/>
                    <w:szCs w:val="20"/>
                  </w:rPr>
                </w:rPrChange>
              </w:rPr>
              <w:t xml:space="preserve">  </w:t>
            </w:r>
            <w:r w:rsidRPr="00084881">
              <w:rPr>
                <w:rFonts w:ascii="Calibri" w:hAnsi="Calibri" w:cs="Calibri"/>
                <w:b/>
                <w:bCs/>
                <w:sz w:val="20"/>
                <w:szCs w:val="20"/>
                <w:rPrChange w:id="42" w:author="To Thanh Thuy" w:date="2026-09-04T21:03:00Z" w16du:dateUtc="2026-09-04T14:03:00Z">
                  <w:rPr>
                    <w:rFonts w:asciiTheme="minorHAnsi" w:hAnsiTheme="minorHAnsi" w:cstheme="minorHAnsi"/>
                    <w:b/>
                    <w:bCs/>
                    <w:sz w:val="20"/>
                    <w:szCs w:val="20"/>
                  </w:rPr>
                </w:rPrChange>
              </w:rPr>
              <w:t>Đăng ký theo kênh:</w:t>
            </w:r>
          </w:p>
          <w:tbl>
            <w:tblPr>
              <w:tblW w:w="77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92"/>
              <w:gridCol w:w="2430"/>
            </w:tblGrid>
            <w:tr w:rsidR="0010179A" w:rsidRPr="00084881" w14:paraId="1D5E5EA3" w14:textId="77777777" w:rsidTr="00643860">
              <w:tc>
                <w:tcPr>
                  <w:tcW w:w="5292" w:type="dxa"/>
                  <w:tcBorders>
                    <w:top w:val="none" w:sz="0" w:space="0" w:color="FFFFFF"/>
                    <w:left w:val="none" w:sz="0" w:space="0" w:color="FFFFFF"/>
                    <w:bottom w:val="none" w:sz="0" w:space="0" w:color="FFFFFF"/>
                    <w:right w:val="none" w:sz="0" w:space="0" w:color="FFFFFF"/>
                  </w:tcBorders>
                  <w:tcMar>
                    <w:top w:w="55" w:type="dxa"/>
                    <w:left w:w="105" w:type="dxa"/>
                    <w:bottom w:w="55" w:type="dxa"/>
                    <w:right w:w="105" w:type="dxa"/>
                  </w:tcMar>
                  <w:vAlign w:val="center"/>
                </w:tcPr>
                <w:p w14:paraId="7A8E40F0" w14:textId="77777777" w:rsidR="0010179A" w:rsidRPr="00084881" w:rsidRDefault="0010179A" w:rsidP="0010179A">
                  <w:pPr>
                    <w:spacing w:after="55" w:line="264" w:lineRule="auto"/>
                    <w:ind w:left="340"/>
                    <w:rPr>
                      <w:rFonts w:ascii="Calibri" w:hAnsi="Calibri" w:cs="Calibri"/>
                      <w:sz w:val="20"/>
                      <w:szCs w:val="20"/>
                      <w:rPrChange w:id="43" w:author="To Thanh Thuy" w:date="2026-09-04T21:03:00Z" w16du:dateUtc="2026-09-04T14:03:00Z">
                        <w:rPr>
                          <w:rFonts w:asciiTheme="minorHAnsi" w:hAnsiTheme="minorHAnsi" w:cstheme="minorHAnsi"/>
                          <w:sz w:val="20"/>
                          <w:szCs w:val="20"/>
                        </w:rPr>
                      </w:rPrChange>
                    </w:rPr>
                  </w:pPr>
                  <w:r w:rsidRPr="00084881">
                    <w:rPr>
                      <w:rFonts w:ascii="Segoe UI Symbol" w:hAnsi="Segoe UI Symbol" w:cs="Segoe UI Symbol"/>
                      <w:sz w:val="20"/>
                      <w:szCs w:val="20"/>
                    </w:rPr>
                    <w:t>☐</w:t>
                  </w:r>
                  <w:r w:rsidRPr="00084881">
                    <w:rPr>
                      <w:rFonts w:ascii="Calibri" w:hAnsi="Calibri" w:cs="Calibri"/>
                      <w:sz w:val="20"/>
                      <w:szCs w:val="20"/>
                      <w:rPrChange w:id="44" w:author="To Thanh Thuy" w:date="2026-09-04T21:03:00Z" w16du:dateUtc="2026-09-04T14:03:00Z">
                        <w:rPr>
                          <w:rFonts w:asciiTheme="minorHAnsi" w:hAnsiTheme="minorHAnsi" w:cstheme="minorHAnsi"/>
                          <w:sz w:val="20"/>
                          <w:szCs w:val="20"/>
                        </w:rPr>
                      </w:rPrChange>
                    </w:rPr>
                    <w:t xml:space="preserve">  Đại lý (Agency)</w:t>
                  </w:r>
                </w:p>
                <w:p w14:paraId="3DC7FCF0" w14:textId="77777777" w:rsidR="0010179A" w:rsidRPr="00084881" w:rsidRDefault="0010179A" w:rsidP="0010179A">
                  <w:pPr>
                    <w:spacing w:after="55" w:line="264" w:lineRule="auto"/>
                    <w:ind w:left="340"/>
                    <w:rPr>
                      <w:rFonts w:ascii="Calibri" w:hAnsi="Calibri" w:cs="Calibri"/>
                      <w:sz w:val="20"/>
                      <w:szCs w:val="20"/>
                      <w:lang w:val="en-US"/>
                      <w:rPrChange w:id="45" w:author="To Thanh Thuy" w:date="2026-09-04T21:03:00Z" w16du:dateUtc="2026-09-04T14:03:00Z">
                        <w:rPr>
                          <w:rFonts w:asciiTheme="minorHAnsi" w:hAnsiTheme="minorHAnsi" w:cstheme="minorHAnsi"/>
                          <w:sz w:val="20"/>
                          <w:szCs w:val="20"/>
                          <w:lang w:val="en-US"/>
                        </w:rPr>
                      </w:rPrChange>
                    </w:rPr>
                  </w:pPr>
                  <w:r w:rsidRPr="00084881">
                    <w:rPr>
                      <w:rFonts w:ascii="Calibri" w:hAnsi="Calibri" w:cs="Calibri"/>
                      <w:sz w:val="20"/>
                      <w:szCs w:val="20"/>
                      <w:rPrChange w:id="46" w:author="To Thanh Thuy" w:date="2026-09-04T21:03:00Z" w16du:dateUtc="2026-09-04T14:03:00Z">
                        <w:rPr>
                          <w:rFonts w:asciiTheme="minorHAnsi" w:hAnsiTheme="minorHAnsi" w:cstheme="minorHAnsi"/>
                          <w:sz w:val="20"/>
                          <w:szCs w:val="20"/>
                        </w:rPr>
                      </w:rPrChange>
                    </w:rPr>
                    <w:t xml:space="preserve">               </w:t>
                  </w:r>
                  <w:r w:rsidRPr="00084881">
                    <w:rPr>
                      <w:rFonts w:ascii="Segoe UI Symbol" w:hAnsi="Segoe UI Symbol" w:cs="Segoe UI Symbol"/>
                      <w:sz w:val="20"/>
                      <w:szCs w:val="20"/>
                    </w:rPr>
                    <w:t>☐</w:t>
                  </w:r>
                  <w:r w:rsidRPr="00084881">
                    <w:rPr>
                      <w:rFonts w:ascii="Calibri" w:hAnsi="Calibri" w:cs="Calibri"/>
                      <w:sz w:val="20"/>
                      <w:szCs w:val="20"/>
                      <w:rPrChange w:id="47" w:author="To Thanh Thuy" w:date="2026-09-04T21:03:00Z" w16du:dateUtc="2026-09-04T14:03:00Z">
                        <w:rPr>
                          <w:rFonts w:asciiTheme="minorHAnsi" w:hAnsiTheme="minorHAnsi" w:cstheme="minorHAnsi"/>
                          <w:sz w:val="20"/>
                          <w:szCs w:val="20"/>
                        </w:rPr>
                      </w:rPrChange>
                    </w:rPr>
                    <w:t xml:space="preserve">  Toàn thời gian          </w:t>
                  </w:r>
                  <w:r w:rsidRPr="00084881">
                    <w:rPr>
                      <w:rFonts w:ascii="Segoe UI Symbol" w:hAnsi="Segoe UI Symbol" w:cs="Segoe UI Symbol"/>
                      <w:sz w:val="20"/>
                      <w:szCs w:val="20"/>
                    </w:rPr>
                    <w:t>☐</w:t>
                  </w:r>
                  <w:r w:rsidRPr="00084881">
                    <w:rPr>
                      <w:rFonts w:ascii="Calibri" w:hAnsi="Calibri" w:cs="Calibri"/>
                      <w:sz w:val="20"/>
                      <w:szCs w:val="20"/>
                      <w:rPrChange w:id="48" w:author="To Thanh Thuy" w:date="2026-09-04T21:03:00Z" w16du:dateUtc="2026-09-04T14:03:00Z">
                        <w:rPr>
                          <w:rFonts w:asciiTheme="minorHAnsi" w:hAnsiTheme="minorHAnsi" w:cstheme="minorHAnsi"/>
                          <w:sz w:val="20"/>
                          <w:szCs w:val="20"/>
                        </w:rPr>
                      </w:rPrChange>
                    </w:rPr>
                    <w:t xml:space="preserve">  Bán thời gian</w:t>
                  </w:r>
                </w:p>
              </w:tc>
              <w:tc>
                <w:tcPr>
                  <w:tcW w:w="2430" w:type="dxa"/>
                  <w:tcBorders>
                    <w:top w:val="none" w:sz="0" w:space="0" w:color="FFFFFF"/>
                    <w:left w:val="none" w:sz="0" w:space="0" w:color="FFFFFF"/>
                    <w:bottom w:val="none" w:sz="0" w:space="0" w:color="FFFFFF"/>
                    <w:right w:val="none" w:sz="0" w:space="0" w:color="FFFFFF"/>
                  </w:tcBorders>
                  <w:tcMar>
                    <w:top w:w="55" w:type="dxa"/>
                    <w:left w:w="105" w:type="dxa"/>
                    <w:bottom w:w="55" w:type="dxa"/>
                    <w:right w:w="105" w:type="dxa"/>
                  </w:tcMar>
                  <w:vAlign w:val="center"/>
                </w:tcPr>
                <w:p w14:paraId="0280AC4B" w14:textId="7F072DD4" w:rsidR="0010179A" w:rsidRPr="00084881" w:rsidRDefault="0010179A" w:rsidP="001C565E">
                  <w:pPr>
                    <w:spacing w:after="55" w:line="264" w:lineRule="auto"/>
                    <w:ind w:left="1152"/>
                    <w:rPr>
                      <w:rFonts w:ascii="Calibri" w:hAnsi="Calibri" w:cs="Calibri"/>
                      <w:sz w:val="20"/>
                      <w:szCs w:val="20"/>
                      <w:rPrChange w:id="49" w:author="To Thanh Thuy" w:date="2026-09-04T21:03:00Z" w16du:dateUtc="2026-09-04T14:03:00Z">
                        <w:rPr>
                          <w:rFonts w:asciiTheme="minorHAnsi" w:hAnsiTheme="minorHAnsi" w:cstheme="minorHAnsi"/>
                          <w:sz w:val="20"/>
                          <w:szCs w:val="20"/>
                        </w:rPr>
                      </w:rPrChange>
                    </w:rPr>
                  </w:pPr>
                </w:p>
              </w:tc>
            </w:tr>
          </w:tbl>
          <w:p w14:paraId="55695C41" w14:textId="4BD13C08" w:rsidR="0010179A" w:rsidRPr="00084881" w:rsidRDefault="0010179A" w:rsidP="0010179A">
            <w:pPr>
              <w:spacing w:before="80" w:after="50" w:line="278" w:lineRule="auto"/>
              <w:ind w:left="450"/>
              <w:rPr>
                <w:rFonts w:ascii="Calibri" w:hAnsi="Calibri" w:cs="Calibri"/>
                <w:sz w:val="20"/>
                <w:szCs w:val="20"/>
                <w:lang w:val="en-US"/>
                <w:rPrChange w:id="50" w:author="To Thanh Thuy" w:date="2026-09-04T21:03:00Z" w16du:dateUtc="2026-09-04T14:03:00Z">
                  <w:rPr>
                    <w:rFonts w:asciiTheme="minorHAnsi" w:hAnsiTheme="minorHAnsi" w:cstheme="minorHAnsi"/>
                    <w:sz w:val="20"/>
                    <w:szCs w:val="20"/>
                    <w:lang w:val="en-US"/>
                  </w:rPr>
                </w:rPrChange>
              </w:rPr>
            </w:pPr>
            <w:r w:rsidRPr="00084881">
              <w:rPr>
                <w:rFonts w:ascii="Segoe UI Symbol" w:hAnsi="Segoe UI Symbol" w:cs="Segoe UI Symbol"/>
                <w:sz w:val="20"/>
                <w:szCs w:val="20"/>
              </w:rPr>
              <w:t>☐</w:t>
            </w:r>
            <w:r w:rsidRPr="00084881">
              <w:rPr>
                <w:rFonts w:ascii="Calibri" w:hAnsi="Calibri" w:cs="Calibri"/>
                <w:sz w:val="20"/>
                <w:szCs w:val="20"/>
                <w:rPrChange w:id="51" w:author="To Thanh Thuy" w:date="2026-09-04T21:03:00Z" w16du:dateUtc="2026-09-04T14:03:00Z">
                  <w:rPr>
                    <w:rFonts w:asciiTheme="minorHAnsi" w:hAnsiTheme="minorHAnsi" w:cstheme="minorHAnsi"/>
                    <w:sz w:val="20"/>
                    <w:szCs w:val="20"/>
                  </w:rPr>
                </w:rPrChange>
              </w:rPr>
              <w:t xml:space="preserve">  Khác:  ……………………………………………………………………………</w:t>
            </w:r>
          </w:p>
        </w:tc>
      </w:tr>
      <w:tr w:rsidR="0010179A" w:rsidRPr="00084881" w14:paraId="613BB3D3" w14:textId="77777777" w:rsidTr="546E1219">
        <w:trPr>
          <w:cantSplit/>
        </w:trPr>
        <w:tc>
          <w:tcPr>
            <w:tcW w:w="9360" w:type="dxa"/>
            <w:tcBorders>
              <w:top w:val="single" w:sz="4" w:space="0" w:color="C9C9C9"/>
              <w:left w:val="single" w:sz="4" w:space="0" w:color="C9C9C9"/>
              <w:bottom w:val="single" w:sz="4" w:space="0" w:color="C9C9C9"/>
              <w:right w:val="single" w:sz="4" w:space="0" w:color="C9C9C9"/>
            </w:tcBorders>
            <w:tcMar>
              <w:top w:w="55" w:type="dxa"/>
              <w:left w:w="105" w:type="dxa"/>
              <w:bottom w:w="55" w:type="dxa"/>
              <w:right w:w="105" w:type="dxa"/>
            </w:tcMar>
            <w:vAlign w:val="center"/>
          </w:tcPr>
          <w:p w14:paraId="4A6EA2A2" w14:textId="25748A29" w:rsidR="0010179A" w:rsidRPr="00084881" w:rsidRDefault="0010179A" w:rsidP="0010179A">
            <w:pPr>
              <w:spacing w:after="60" w:line="278" w:lineRule="auto"/>
              <w:rPr>
                <w:rFonts w:ascii="Calibri" w:hAnsi="Calibri" w:cs="Calibri"/>
                <w:sz w:val="20"/>
                <w:szCs w:val="20"/>
                <w:rPrChange w:id="52" w:author="To Thanh Thuy" w:date="2026-09-04T21:03:00Z" w16du:dateUtc="2026-09-04T14:03:00Z">
                  <w:rPr>
                    <w:rFonts w:asciiTheme="minorHAnsi" w:hAnsiTheme="minorHAnsi" w:cstheme="minorHAnsi"/>
                    <w:sz w:val="20"/>
                    <w:szCs w:val="20"/>
                  </w:rPr>
                </w:rPrChange>
              </w:rPr>
            </w:pPr>
            <w:r w:rsidRPr="00084881">
              <w:rPr>
                <w:rFonts w:ascii="Calibri" w:hAnsi="Calibri" w:cs="Calibri"/>
                <w:b/>
                <w:bCs/>
                <w:sz w:val="20"/>
                <w:szCs w:val="20"/>
                <w:rPrChange w:id="53" w:author="To Thanh Thuy" w:date="2026-09-04T21:03:00Z" w16du:dateUtc="2026-09-04T14:03:00Z">
                  <w:rPr>
                    <w:rFonts w:asciiTheme="minorHAnsi" w:hAnsiTheme="minorHAnsi" w:cstheme="minorHAnsi"/>
                    <w:b/>
                    <w:bCs/>
                    <w:sz w:val="20"/>
                    <w:szCs w:val="20"/>
                  </w:rPr>
                </w:rPrChange>
              </w:rPr>
              <w:t xml:space="preserve">Vị trí ứng tuyển tại </w:t>
            </w:r>
            <w:r w:rsidRPr="00084881">
              <w:rPr>
                <w:rFonts w:ascii="Calibri" w:hAnsi="Calibri" w:cs="Calibri"/>
                <w:b/>
                <w:bCs/>
                <w:sz w:val="20"/>
                <w:szCs w:val="20"/>
                <w:lang w:val="en-US"/>
                <w:rPrChange w:id="54" w:author="To Thanh Thuy" w:date="2026-09-04T21:03:00Z" w16du:dateUtc="2026-09-04T14:03:00Z">
                  <w:rPr>
                    <w:rFonts w:asciiTheme="minorHAnsi" w:hAnsiTheme="minorHAnsi" w:cstheme="minorHAnsi"/>
                    <w:b/>
                    <w:bCs/>
                    <w:sz w:val="20"/>
                    <w:szCs w:val="20"/>
                    <w:lang w:val="en-US"/>
                  </w:rPr>
                </w:rPrChange>
              </w:rPr>
              <w:t>Asahi</w:t>
            </w:r>
            <w:r w:rsidRPr="00084881">
              <w:rPr>
                <w:rFonts w:ascii="Calibri" w:hAnsi="Calibri" w:cs="Calibri"/>
                <w:b/>
                <w:bCs/>
                <w:sz w:val="20"/>
                <w:szCs w:val="20"/>
                <w:rPrChange w:id="55" w:author="To Thanh Thuy" w:date="2026-09-04T21:03:00Z" w16du:dateUtc="2026-09-04T14:03:00Z">
                  <w:rPr>
                    <w:rFonts w:asciiTheme="minorHAnsi" w:hAnsiTheme="minorHAnsi" w:cstheme="minorHAnsi"/>
                    <w:b/>
                    <w:bCs/>
                    <w:sz w:val="20"/>
                    <w:szCs w:val="20"/>
                  </w:rPr>
                </w:rPrChange>
              </w:rPr>
              <w:t>, theo kênh: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0179A" w:rsidRPr="00084881" w14:paraId="025CA1E2" w14:textId="77777777" w:rsidTr="546E1219">
              <w:tc>
                <w:tcPr>
                  <w:tcW w:w="468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5" w:type="dxa"/>
                    <w:left w:w="105" w:type="dxa"/>
                    <w:bottom w:w="55" w:type="dxa"/>
                    <w:right w:w="105" w:type="dxa"/>
                  </w:tcMar>
                  <w:vAlign w:val="center"/>
                </w:tcPr>
                <w:p w14:paraId="1161F9CB" w14:textId="3A6366AC" w:rsidR="0010179A" w:rsidRPr="00084881" w:rsidRDefault="0010179A" w:rsidP="0010179A">
                  <w:pPr>
                    <w:spacing w:after="55" w:line="264" w:lineRule="auto"/>
                    <w:ind w:left="340"/>
                    <w:rPr>
                      <w:rFonts w:ascii="Calibri" w:hAnsi="Calibri" w:cs="Calibri"/>
                      <w:sz w:val="20"/>
                      <w:szCs w:val="20"/>
                      <w:rPrChange w:id="56" w:author="To Thanh Thuy" w:date="2026-09-04T21:03:00Z" w16du:dateUtc="2026-09-04T14:03:00Z">
                        <w:rPr>
                          <w:rFonts w:asciiTheme="minorHAnsi" w:hAnsiTheme="minorHAnsi" w:cstheme="minorHAnsi"/>
                          <w:sz w:val="20"/>
                          <w:szCs w:val="20"/>
                        </w:rPr>
                      </w:rPrChange>
                    </w:rPr>
                  </w:pPr>
                  <w:r w:rsidRPr="00084881">
                    <w:rPr>
                      <w:rFonts w:ascii="Segoe UI Symbol" w:hAnsi="Segoe UI Symbol" w:cs="Segoe UI Symbol"/>
                      <w:sz w:val="20"/>
                      <w:szCs w:val="20"/>
                    </w:rPr>
                    <w:t>☐</w:t>
                  </w:r>
                  <w:r w:rsidRPr="00084881">
                    <w:rPr>
                      <w:rFonts w:ascii="Calibri" w:hAnsi="Calibri" w:cs="Calibri"/>
                      <w:sz w:val="20"/>
                      <w:szCs w:val="20"/>
                      <w:rPrChange w:id="57" w:author="To Thanh Thuy" w:date="2026-09-04T21:03:00Z" w16du:dateUtc="2026-09-04T14:03:00Z">
                        <w:rPr>
                          <w:rFonts w:asciiTheme="minorHAnsi" w:hAnsiTheme="minorHAnsi" w:cstheme="minorHAnsi"/>
                          <w:sz w:val="20"/>
                          <w:szCs w:val="20"/>
                        </w:rPr>
                      </w:rPrChange>
                    </w:rPr>
                    <w:t xml:space="preserve">  </w:t>
                  </w:r>
                  <w:r w:rsidRPr="00084881">
                    <w:rPr>
                      <w:rFonts w:ascii="Calibri" w:hAnsi="Calibri" w:cs="Calibri"/>
                      <w:sz w:val="20"/>
                      <w:szCs w:val="20"/>
                      <w:lang w:val="en-US"/>
                      <w:rPrChange w:id="58" w:author="To Thanh Thuy" w:date="2026-09-04T21:03:00Z" w16du:dateUtc="2026-09-04T14:03:00Z">
                        <w:rPr>
                          <w:rFonts w:asciiTheme="minorHAnsi" w:hAnsiTheme="minorHAnsi" w:cstheme="minorHAnsi"/>
                          <w:sz w:val="20"/>
                          <w:szCs w:val="20"/>
                          <w:lang w:val="en-US"/>
                        </w:rPr>
                      </w:rPrChange>
                    </w:rPr>
                    <w:t>Life Planner (LP)</w:t>
                  </w:r>
                </w:p>
                <w:p w14:paraId="25991829" w14:textId="5F15A75D" w:rsidR="0010179A" w:rsidRPr="00084881" w:rsidRDefault="0010179A" w:rsidP="00105D9E">
                  <w:pPr>
                    <w:spacing w:after="55" w:line="264" w:lineRule="auto"/>
                    <w:ind w:left="340"/>
                    <w:rPr>
                      <w:rFonts w:ascii="Calibri" w:hAnsi="Calibri" w:cs="Calibri"/>
                      <w:sz w:val="20"/>
                      <w:szCs w:val="20"/>
                      <w:lang w:val="en-US"/>
                      <w:rPrChange w:id="59" w:author="To Thanh Thuy" w:date="2026-09-04T21:03:00Z" w16du:dateUtc="2026-09-04T14:03:00Z">
                        <w:rPr>
                          <w:rFonts w:asciiTheme="minorHAnsi" w:hAnsiTheme="minorHAnsi" w:cstheme="minorHAnsi"/>
                          <w:sz w:val="20"/>
                          <w:szCs w:val="20"/>
                          <w:lang w:val="en-US"/>
                        </w:rPr>
                      </w:rPrChange>
                    </w:rPr>
                  </w:pPr>
                  <w:r w:rsidRPr="00084881">
                    <w:rPr>
                      <w:rFonts w:ascii="Segoe UI Symbol" w:hAnsi="Segoe UI Symbol" w:cs="Segoe UI Symbol"/>
                      <w:sz w:val="20"/>
                      <w:szCs w:val="20"/>
                    </w:rPr>
                    <w:t>☐</w:t>
                  </w:r>
                  <w:r w:rsidRPr="00084881">
                    <w:rPr>
                      <w:rFonts w:ascii="Calibri" w:hAnsi="Calibri" w:cs="Calibri"/>
                      <w:sz w:val="20"/>
                      <w:szCs w:val="20"/>
                      <w:rPrChange w:id="60" w:author="To Thanh Thuy" w:date="2026-09-04T21:03:00Z" w16du:dateUtc="2026-09-04T14:03:00Z">
                        <w:rPr>
                          <w:rFonts w:asciiTheme="minorHAnsi" w:hAnsiTheme="minorHAnsi" w:cstheme="minorHAnsi"/>
                          <w:sz w:val="20"/>
                          <w:szCs w:val="20"/>
                        </w:rPr>
                      </w:rPrChange>
                    </w:rPr>
                    <w:t xml:space="preserve">  Unit Manager (UM)</w:t>
                  </w:r>
                </w:p>
              </w:tc>
              <w:tc>
                <w:tcPr>
                  <w:tcW w:w="468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5" w:type="dxa"/>
                    <w:left w:w="105" w:type="dxa"/>
                    <w:bottom w:w="55" w:type="dxa"/>
                    <w:right w:w="105" w:type="dxa"/>
                  </w:tcMar>
                  <w:vAlign w:val="center"/>
                </w:tcPr>
                <w:p w14:paraId="3447F7A5" w14:textId="5FCC0A99" w:rsidR="0010179A" w:rsidRPr="00084881" w:rsidRDefault="0010179A" w:rsidP="0010179A">
                  <w:pPr>
                    <w:spacing w:after="55" w:line="264" w:lineRule="auto"/>
                    <w:ind w:left="340"/>
                    <w:rPr>
                      <w:rFonts w:ascii="Calibri" w:hAnsi="Calibri" w:cs="Calibri"/>
                      <w:sz w:val="20"/>
                      <w:szCs w:val="20"/>
                      <w:rPrChange w:id="61" w:author="To Thanh Thuy" w:date="2026-09-04T21:03:00Z" w16du:dateUtc="2026-09-04T14:03:00Z">
                        <w:rPr>
                          <w:rFonts w:asciiTheme="minorHAnsi" w:hAnsiTheme="minorHAnsi" w:cstheme="minorHAnsi"/>
                          <w:sz w:val="20"/>
                          <w:szCs w:val="20"/>
                        </w:rPr>
                      </w:rPrChange>
                    </w:rPr>
                  </w:pPr>
                  <w:r w:rsidRPr="00084881">
                    <w:rPr>
                      <w:rFonts w:ascii="Segoe UI Symbol" w:hAnsi="Segoe UI Symbol" w:cs="Segoe UI Symbol"/>
                      <w:sz w:val="20"/>
                      <w:szCs w:val="20"/>
                    </w:rPr>
                    <w:t>☐</w:t>
                  </w:r>
                  <w:r w:rsidRPr="00084881">
                    <w:rPr>
                      <w:rFonts w:ascii="Calibri" w:hAnsi="Calibri" w:cs="Calibri"/>
                      <w:sz w:val="20"/>
                      <w:szCs w:val="20"/>
                      <w:rPrChange w:id="62" w:author="To Thanh Thuy" w:date="2026-09-04T21:03:00Z" w16du:dateUtc="2026-09-04T14:03:00Z">
                        <w:rPr>
                          <w:rFonts w:asciiTheme="minorHAnsi" w:hAnsiTheme="minorHAnsi" w:cstheme="minorHAnsi"/>
                          <w:sz w:val="20"/>
                          <w:szCs w:val="20"/>
                        </w:rPr>
                      </w:rPrChange>
                    </w:rPr>
                    <w:t xml:space="preserve">  </w:t>
                  </w:r>
                  <w:r w:rsidRPr="00084881">
                    <w:rPr>
                      <w:rFonts w:ascii="Calibri" w:hAnsi="Calibri" w:cs="Calibri"/>
                      <w:sz w:val="20"/>
                      <w:szCs w:val="20"/>
                      <w:lang w:val="en-US"/>
                      <w:rPrChange w:id="63" w:author="To Thanh Thuy" w:date="2026-09-04T21:03:00Z" w16du:dateUtc="2026-09-04T14:03:00Z">
                        <w:rPr>
                          <w:rFonts w:asciiTheme="minorHAnsi" w:hAnsiTheme="minorHAnsi" w:cstheme="minorHAnsi"/>
                          <w:sz w:val="20"/>
                          <w:szCs w:val="20"/>
                          <w:lang w:val="en-US"/>
                        </w:rPr>
                      </w:rPrChange>
                    </w:rPr>
                    <w:t>District Manager (DM)</w:t>
                  </w:r>
                </w:p>
                <w:p w14:paraId="47F44DE2" w14:textId="5D13F600" w:rsidR="0010179A" w:rsidRPr="00084881" w:rsidRDefault="2F43FE1D" w:rsidP="546E1219">
                  <w:pPr>
                    <w:spacing w:after="55" w:line="264" w:lineRule="auto"/>
                    <w:ind w:left="340"/>
                    <w:rPr>
                      <w:rFonts w:ascii="Calibri" w:hAnsi="Calibri" w:cs="Calibri"/>
                      <w:sz w:val="20"/>
                      <w:szCs w:val="20"/>
                      <w:lang w:val="en-US"/>
                      <w:rPrChange w:id="64" w:author="To Thanh Thuy" w:date="2026-09-04T21:03:00Z" w16du:dateUtc="2026-09-04T14:03:00Z">
                        <w:rPr>
                          <w:rFonts w:asciiTheme="minorHAnsi" w:hAnsiTheme="minorHAnsi" w:cstheme="minorBidi"/>
                          <w:sz w:val="20"/>
                          <w:szCs w:val="20"/>
                          <w:lang w:val="en-US"/>
                        </w:rPr>
                      </w:rPrChange>
                    </w:rPr>
                  </w:pPr>
                  <w:r w:rsidRPr="00084881">
                    <w:rPr>
                      <w:rFonts w:ascii="Segoe UI Symbol" w:hAnsi="Segoe UI Symbol" w:cs="Segoe UI Symbol"/>
                      <w:sz w:val="20"/>
                      <w:szCs w:val="20"/>
                    </w:rPr>
                    <w:t>☐</w:t>
                  </w:r>
                  <w:r w:rsidRPr="00084881">
                    <w:rPr>
                      <w:rFonts w:ascii="Calibri" w:hAnsi="Calibri" w:cs="Calibri"/>
                      <w:sz w:val="20"/>
                      <w:szCs w:val="20"/>
                      <w:rPrChange w:id="65" w:author="To Thanh Thuy" w:date="2026-09-04T21:03:00Z" w16du:dateUtc="2026-09-04T14:03:00Z">
                        <w:rPr>
                          <w:rFonts w:asciiTheme="minorHAnsi" w:hAnsiTheme="minorHAnsi" w:cstheme="minorBidi"/>
                          <w:sz w:val="20"/>
                          <w:szCs w:val="20"/>
                        </w:rPr>
                      </w:rPrChange>
                    </w:rPr>
                    <w:t xml:space="preserve">  </w:t>
                  </w:r>
                  <w:r w:rsidR="70EA8EF5" w:rsidRPr="00084881">
                    <w:rPr>
                      <w:rFonts w:ascii="Calibri" w:hAnsi="Calibri" w:cs="Calibri"/>
                      <w:sz w:val="20"/>
                      <w:szCs w:val="20"/>
                      <w:rPrChange w:id="66" w:author="To Thanh Thuy" w:date="2026-09-04T21:03:00Z" w16du:dateUtc="2026-09-04T14:03:00Z">
                        <w:rPr>
                          <w:rFonts w:asciiTheme="minorHAnsi" w:hAnsiTheme="minorHAnsi" w:cstheme="minorBidi"/>
                          <w:sz w:val="20"/>
                          <w:szCs w:val="20"/>
                        </w:rPr>
                      </w:rPrChange>
                    </w:rPr>
                    <w:t>GAD</w:t>
                  </w:r>
                </w:p>
              </w:tc>
            </w:tr>
          </w:tbl>
          <w:p w14:paraId="6950BB82" w14:textId="5C4A8BB2" w:rsidR="0010179A" w:rsidRPr="00084881" w:rsidRDefault="46515E3D" w:rsidP="546E1219">
            <w:pPr>
              <w:spacing w:after="55" w:line="264" w:lineRule="auto"/>
              <w:ind w:left="340"/>
              <w:rPr>
                <w:rFonts w:ascii="Calibri" w:hAnsi="Calibri" w:cs="Calibri"/>
                <w:sz w:val="20"/>
                <w:szCs w:val="20"/>
                <w:lang w:val="en-US"/>
                <w:rPrChange w:id="67" w:author="To Thanh Thuy" w:date="2026-09-04T21:03:00Z" w16du:dateUtc="2026-09-04T14:03:00Z">
                  <w:rPr>
                    <w:rFonts w:asciiTheme="minorHAnsi" w:hAnsiTheme="minorHAnsi" w:cstheme="minorBidi"/>
                    <w:sz w:val="20"/>
                    <w:szCs w:val="20"/>
                    <w:lang w:val="en-US"/>
                  </w:rPr>
                </w:rPrChange>
              </w:rPr>
            </w:pPr>
            <w:ins w:id="68" w:author="To Thanh Thuy [2]" w:date="2026-09-04T04:19:00Z" w16du:dateUtc="2026-09-04T04:19:19Z">
              <w:r w:rsidRPr="00084881">
                <w:rPr>
                  <w:rFonts w:ascii="Calibri" w:hAnsi="Calibri" w:cs="Calibri"/>
                  <w:sz w:val="20"/>
                  <w:szCs w:val="20"/>
                  <w:rPrChange w:id="69" w:author="To Thanh Thuy" w:date="2026-09-04T21:03:00Z" w16du:dateUtc="2026-09-04T14:03:00Z">
                    <w:rPr>
                      <w:rFonts w:ascii="Segoe UI Symbol" w:hAnsi="Segoe UI Symbol" w:cs="Segoe UI Symbol"/>
                      <w:sz w:val="20"/>
                      <w:szCs w:val="20"/>
                    </w:rPr>
                  </w:rPrChange>
                </w:rPr>
                <w:t xml:space="preserve">  </w:t>
              </w:r>
            </w:ins>
            <w:r w:rsidRPr="00084881">
              <w:rPr>
                <w:rFonts w:ascii="Segoe UI Symbol" w:hAnsi="Segoe UI Symbol" w:cs="Segoe UI Symbol"/>
                <w:sz w:val="20"/>
                <w:szCs w:val="20"/>
              </w:rPr>
              <w:t>☐</w:t>
            </w:r>
            <w:r w:rsidRPr="00084881">
              <w:rPr>
                <w:rFonts w:ascii="Calibri" w:hAnsi="Calibri" w:cs="Calibri"/>
                <w:sz w:val="20"/>
                <w:szCs w:val="20"/>
                <w:rPrChange w:id="70" w:author="To Thanh Thuy" w:date="2026-09-04T21:03:00Z" w16du:dateUtc="2026-09-04T14:03:00Z">
                  <w:rPr>
                    <w:rFonts w:asciiTheme="minorHAnsi" w:hAnsiTheme="minorHAnsi" w:cstheme="minorBidi"/>
                    <w:sz w:val="20"/>
                    <w:szCs w:val="20"/>
                  </w:rPr>
                </w:rPrChange>
              </w:rPr>
              <w:t xml:space="preserve">  </w:t>
            </w:r>
            <w:r w:rsidRPr="00084881">
              <w:rPr>
                <w:rFonts w:ascii="Calibri" w:hAnsi="Calibri" w:cs="Calibri"/>
                <w:sz w:val="20"/>
                <w:szCs w:val="20"/>
                <w:lang w:val="en-US"/>
                <w:rPrChange w:id="71" w:author="To Thanh Thuy" w:date="2026-09-04T21:03:00Z" w16du:dateUtc="2026-09-04T14:03:00Z">
                  <w:rPr>
                    <w:rFonts w:asciiTheme="minorHAnsi" w:hAnsiTheme="minorHAnsi" w:cstheme="minorBidi"/>
                    <w:sz w:val="20"/>
                    <w:szCs w:val="20"/>
                    <w:lang w:val="en-US"/>
                  </w:rPr>
                </w:rPrChange>
              </w:rPr>
              <w:t xml:space="preserve"> Khác: </w:t>
            </w:r>
            <w:ins w:id="72" w:author="To Thanh Thuy" w:date="2026-09-04T21:00:00Z" w16du:dateUtc="2026-09-04T14:00:00Z">
              <w:r w:rsidR="00381A76" w:rsidRPr="00084881">
                <w:rPr>
                  <w:rFonts w:ascii="Calibri" w:hAnsi="Calibri" w:cs="Calibri"/>
                  <w:sz w:val="20"/>
                  <w:szCs w:val="20"/>
                  <w:rPrChange w:id="73" w:author="To Thanh Thuy" w:date="2026-09-04T21:03:00Z" w16du:dateUtc="2026-09-04T14:03:00Z">
                    <w:rPr>
                      <w:rFonts w:asciiTheme="minorHAnsi" w:hAnsiTheme="minorHAnsi" w:cstheme="minorHAnsi"/>
                      <w:sz w:val="20"/>
                      <w:szCs w:val="20"/>
                    </w:rPr>
                  </w:rPrChange>
                </w:rPr>
                <w:t>……………………………………………………………………………</w:t>
              </w:r>
            </w:ins>
            <w:del w:id="74" w:author="To Thanh Thuy" w:date="2026-09-04T21:00:00Z" w16du:dateUtc="2026-09-04T14:00:00Z">
              <w:r w:rsidRPr="00084881" w:rsidDel="00381A76">
                <w:rPr>
                  <w:rFonts w:ascii="Calibri" w:hAnsi="Calibri" w:cs="Calibri"/>
                  <w:sz w:val="20"/>
                  <w:szCs w:val="20"/>
                  <w:rPrChange w:id="75" w:author="To Thanh Thuy" w:date="2026-09-04T21:03:00Z" w16du:dateUtc="2026-09-04T14:03:00Z">
                    <w:rPr>
                      <w:rFonts w:asciiTheme="minorHAnsi" w:hAnsiTheme="minorHAnsi" w:cstheme="minorBidi"/>
                      <w:sz w:val="20"/>
                      <w:szCs w:val="20"/>
                    </w:rPr>
                  </w:rPrChange>
                </w:rPr>
                <w:delText>……</w:delText>
              </w:r>
            </w:del>
          </w:p>
          <w:p w14:paraId="4C3325BD" w14:textId="75312051" w:rsidR="0010179A" w:rsidRPr="00084881" w:rsidRDefault="0010179A" w:rsidP="546E1219">
            <w:pPr>
              <w:spacing w:after="55" w:line="264" w:lineRule="auto"/>
              <w:ind w:left="340"/>
              <w:rPr>
                <w:rFonts w:ascii="Calibri" w:hAnsi="Calibri" w:cs="Calibri"/>
                <w:sz w:val="20"/>
                <w:szCs w:val="20"/>
                <w:lang w:val="en-US"/>
                <w:rPrChange w:id="76" w:author="To Thanh Thuy" w:date="2026-09-04T21:03:00Z" w16du:dateUtc="2026-09-04T14:03:00Z">
                  <w:rPr>
                    <w:rFonts w:asciiTheme="minorHAnsi" w:hAnsiTheme="minorHAnsi" w:cstheme="minorBidi"/>
                    <w:sz w:val="20"/>
                    <w:szCs w:val="20"/>
                    <w:lang w:val="en-US"/>
                  </w:rPr>
                </w:rPrChange>
              </w:rPr>
            </w:pPr>
          </w:p>
        </w:tc>
      </w:tr>
      <w:tr w:rsidR="0010179A" w:rsidRPr="00084881" w14:paraId="7DF20D5F" w14:textId="77777777" w:rsidTr="546E1219">
        <w:trPr>
          <w:cantSplit/>
        </w:trPr>
        <w:tc>
          <w:tcPr>
            <w:tcW w:w="9360" w:type="dxa"/>
            <w:tcBorders>
              <w:top w:val="single" w:sz="4" w:space="0" w:color="C9C9C9"/>
              <w:left w:val="single" w:sz="4" w:space="0" w:color="C9C9C9"/>
              <w:bottom w:val="single" w:sz="4" w:space="0" w:color="C9C9C9"/>
              <w:right w:val="single" w:sz="4" w:space="0" w:color="C9C9C9"/>
            </w:tcBorders>
            <w:tcMar>
              <w:top w:w="55" w:type="dxa"/>
              <w:left w:w="105" w:type="dxa"/>
              <w:bottom w:w="55" w:type="dxa"/>
              <w:right w:w="105" w:type="dxa"/>
            </w:tcMar>
            <w:vAlign w:val="center"/>
          </w:tcPr>
          <w:p w14:paraId="2E9B73DA" w14:textId="484107AD" w:rsidR="0010179A" w:rsidRPr="00084881" w:rsidRDefault="0010179A" w:rsidP="0010179A">
            <w:pPr>
              <w:spacing w:before="80" w:after="50" w:line="278" w:lineRule="auto"/>
              <w:rPr>
                <w:rFonts w:ascii="Calibri" w:hAnsi="Calibri" w:cs="Calibri"/>
                <w:b/>
                <w:sz w:val="20"/>
                <w:szCs w:val="20"/>
                <w:rPrChange w:id="77" w:author="To Thanh Thuy" w:date="2026-09-04T21:03:00Z" w16du:dateUtc="2026-09-04T14:03:00Z">
                  <w:rPr>
                    <w:rFonts w:asciiTheme="minorHAnsi" w:hAnsiTheme="minorHAnsi" w:cstheme="minorHAnsi"/>
                    <w:b/>
                    <w:sz w:val="20"/>
                    <w:szCs w:val="20"/>
                  </w:rPr>
                </w:rPrChange>
              </w:rPr>
            </w:pPr>
            <w:r w:rsidRPr="00084881">
              <w:rPr>
                <w:rFonts w:ascii="Calibri" w:hAnsi="Calibri" w:cs="Calibri"/>
                <w:b/>
                <w:sz w:val="20"/>
                <w:szCs w:val="20"/>
                <w:rPrChange w:id="78" w:author="To Thanh Thuy" w:date="2026-09-04T21:03:00Z" w16du:dateUtc="2026-09-04T14:03:00Z">
                  <w:rPr>
                    <w:rFonts w:asciiTheme="minorHAnsi" w:hAnsiTheme="minorHAnsi" w:cstheme="minorHAnsi"/>
                    <w:b/>
                    <w:sz w:val="20"/>
                    <w:szCs w:val="20"/>
                  </w:rPr>
                </w:rPrChange>
              </w:rPr>
              <w:t>Chọn tham gia (các) chương trình sau:</w:t>
            </w:r>
          </w:p>
          <w:tbl>
            <w:tblPr>
              <w:tblW w:w="7992" w:type="dxa"/>
              <w:tblLook w:val="04A0" w:firstRow="1" w:lastRow="0" w:firstColumn="1" w:lastColumn="0" w:noHBand="0" w:noVBand="1"/>
              <w:tblPrChange w:id="79" w:author="To Thanh Thuy" w:date="2026-09-04T21:04:00Z" w16du:dateUtc="2026-09-04T14:04:00Z">
                <w:tblPr>
                  <w:tblW w:w="6011" w:type="dxa"/>
                  <w:tblLook w:val="04A0" w:firstRow="1" w:lastRow="0" w:firstColumn="1" w:lastColumn="0" w:noHBand="0" w:noVBand="1"/>
                </w:tblPr>
              </w:tblPrChange>
            </w:tblPr>
            <w:tblGrid>
              <w:gridCol w:w="5022"/>
              <w:gridCol w:w="2970"/>
              <w:tblGridChange w:id="80">
                <w:tblGrid>
                  <w:gridCol w:w="3041"/>
                  <w:gridCol w:w="1981"/>
                  <w:gridCol w:w="989"/>
                  <w:gridCol w:w="1981"/>
                </w:tblGrid>
              </w:tblGridChange>
            </w:tblGrid>
            <w:tr w:rsidR="0010179A" w:rsidRPr="00084881" w14:paraId="1259E4F3" w14:textId="77777777" w:rsidTr="00E545D6">
              <w:trPr>
                <w:trPrChange w:id="81" w:author="To Thanh Thuy" w:date="2026-09-04T21:04:00Z" w16du:dateUtc="2026-09-04T14:04:00Z">
                  <w:trPr>
                    <w:gridAfter w:val="0"/>
                  </w:trPr>
                </w:trPrChange>
              </w:trPr>
              <w:tc>
                <w:tcPr>
                  <w:tcW w:w="5022" w:type="dxa"/>
                  <w:tcPrChange w:id="82" w:author="To Thanh Thuy" w:date="2026-09-04T21:04:00Z" w16du:dateUtc="2026-09-04T14:04:00Z">
                    <w:tcPr>
                      <w:tcW w:w="3041" w:type="dxa"/>
                    </w:tcPr>
                  </w:tcPrChange>
                </w:tcPr>
                <w:p w14:paraId="1CB82DEA" w14:textId="5A5096C4" w:rsidR="0010179A" w:rsidRPr="00084881" w:rsidRDefault="0010179A" w:rsidP="0010179A">
                  <w:pPr>
                    <w:ind w:left="338"/>
                    <w:rPr>
                      <w:rFonts w:ascii="Calibri" w:hAnsi="Calibri" w:cs="Calibri"/>
                      <w:sz w:val="20"/>
                      <w:szCs w:val="20"/>
                      <w:rPrChange w:id="83" w:author="To Thanh Thuy" w:date="2026-09-04T21:03:00Z" w16du:dateUtc="2026-09-04T14:03:00Z">
                        <w:rPr>
                          <w:rFonts w:asciiTheme="minorHAnsi" w:hAnsiTheme="minorHAnsi" w:cstheme="minorHAnsi"/>
                          <w:sz w:val="20"/>
                          <w:szCs w:val="20"/>
                        </w:rPr>
                      </w:rPrChange>
                    </w:rPr>
                  </w:pPr>
                  <w:r w:rsidRPr="00084881">
                    <w:rPr>
                      <w:rFonts w:ascii="Segoe UI Symbol" w:hAnsi="Segoe UI Symbol" w:cs="Segoe UI Symbol"/>
                      <w:sz w:val="20"/>
                      <w:szCs w:val="20"/>
                    </w:rPr>
                    <w:t>☐</w:t>
                  </w:r>
                  <w:r w:rsidRPr="00084881">
                    <w:rPr>
                      <w:rFonts w:ascii="Calibri" w:hAnsi="Calibri" w:cs="Calibri"/>
                      <w:sz w:val="20"/>
                      <w:szCs w:val="20"/>
                      <w:rPrChange w:id="84" w:author="To Thanh Thuy" w:date="2026-09-04T21:03:00Z" w16du:dateUtc="2026-09-04T14:03:00Z">
                        <w:rPr>
                          <w:rFonts w:asciiTheme="minorHAnsi" w:hAnsiTheme="minorHAnsi" w:cstheme="minorHAnsi"/>
                          <w:sz w:val="20"/>
                          <w:szCs w:val="20"/>
                        </w:rPr>
                      </w:rPrChange>
                    </w:rPr>
                    <w:t xml:space="preserve">  </w:t>
                  </w:r>
                  <w:r w:rsidRPr="00084881">
                    <w:rPr>
                      <w:rFonts w:ascii="Calibri" w:hAnsi="Calibri" w:cs="Calibri"/>
                      <w:sz w:val="20"/>
                      <w:szCs w:val="20"/>
                      <w:lang w:val="en-US"/>
                      <w:rPrChange w:id="85" w:author="To Thanh Thuy" w:date="2026-09-04T21:03:00Z" w16du:dateUtc="2026-09-04T14:03:00Z">
                        <w:rPr>
                          <w:rFonts w:asciiTheme="minorHAnsi" w:hAnsiTheme="minorHAnsi" w:cstheme="minorHAnsi"/>
                          <w:sz w:val="20"/>
                          <w:szCs w:val="20"/>
                          <w:lang w:val="en-US"/>
                        </w:rPr>
                      </w:rPrChange>
                    </w:rPr>
                    <w:t>Gần đạt</w:t>
                  </w:r>
                  <w:r w:rsidRPr="00084881">
                    <w:rPr>
                      <w:rFonts w:ascii="Calibri" w:hAnsi="Calibri" w:cs="Calibri"/>
                      <w:sz w:val="20"/>
                      <w:szCs w:val="20"/>
                      <w:rPrChange w:id="86" w:author="To Thanh Thuy" w:date="2026-09-04T21:03:00Z" w16du:dateUtc="2026-09-04T14:03:00Z">
                        <w:rPr>
                          <w:rFonts w:asciiTheme="minorHAnsi" w:hAnsiTheme="minorHAnsi" w:cstheme="minorHAnsi"/>
                          <w:sz w:val="20"/>
                          <w:szCs w:val="20"/>
                        </w:rPr>
                      </w:rPrChange>
                    </w:rPr>
                    <w:t xml:space="preserve"> MDRT 700M</w:t>
                  </w:r>
                </w:p>
                <w:p w14:paraId="60C63AEE" w14:textId="77777777" w:rsidR="0010179A" w:rsidRPr="00084881" w:rsidRDefault="0010179A" w:rsidP="0010179A">
                  <w:pPr>
                    <w:ind w:left="338"/>
                    <w:rPr>
                      <w:rFonts w:ascii="Calibri" w:hAnsi="Calibri" w:cs="Calibri"/>
                      <w:sz w:val="20"/>
                      <w:szCs w:val="20"/>
                      <w:rPrChange w:id="87" w:author="To Thanh Thuy" w:date="2026-09-04T21:03:00Z" w16du:dateUtc="2026-09-04T14:03:00Z">
                        <w:rPr>
                          <w:rFonts w:asciiTheme="minorHAnsi" w:hAnsiTheme="minorHAnsi" w:cstheme="minorHAnsi"/>
                          <w:sz w:val="20"/>
                          <w:szCs w:val="20"/>
                        </w:rPr>
                      </w:rPrChange>
                    </w:rPr>
                  </w:pPr>
                  <w:r w:rsidRPr="00084881">
                    <w:rPr>
                      <w:rFonts w:ascii="Segoe UI Symbol" w:hAnsi="Segoe UI Symbol" w:cs="Segoe UI Symbol"/>
                      <w:sz w:val="20"/>
                      <w:szCs w:val="20"/>
                    </w:rPr>
                    <w:t>☐</w:t>
                  </w:r>
                  <w:r w:rsidRPr="00084881">
                    <w:rPr>
                      <w:rFonts w:ascii="Calibri" w:hAnsi="Calibri" w:cs="Calibri"/>
                      <w:sz w:val="20"/>
                      <w:szCs w:val="20"/>
                      <w:rPrChange w:id="88" w:author="To Thanh Thuy" w:date="2026-09-04T21:03:00Z" w16du:dateUtc="2026-09-04T14:03:00Z">
                        <w:rPr>
                          <w:rFonts w:asciiTheme="minorHAnsi" w:hAnsiTheme="minorHAnsi" w:cstheme="minorHAnsi"/>
                          <w:sz w:val="20"/>
                          <w:szCs w:val="20"/>
                        </w:rPr>
                      </w:rPrChange>
                    </w:rPr>
                    <w:t xml:space="preserve">  MDRT</w:t>
                  </w:r>
                </w:p>
                <w:p w14:paraId="35BC5CA4" w14:textId="174CB763" w:rsidR="0010179A" w:rsidRPr="00084881" w:rsidRDefault="2F43FE1D" w:rsidP="546E1219">
                  <w:pPr>
                    <w:ind w:left="338"/>
                    <w:rPr>
                      <w:rFonts w:ascii="Calibri" w:hAnsi="Calibri" w:cs="Calibri"/>
                      <w:sz w:val="20"/>
                      <w:szCs w:val="20"/>
                      <w:rPrChange w:id="89" w:author="To Thanh Thuy" w:date="2026-09-04T21:03:00Z" w16du:dateUtc="2026-09-04T14:03:00Z">
                        <w:rPr>
                          <w:rFonts w:asciiTheme="minorHAnsi" w:hAnsiTheme="minorHAnsi" w:cstheme="minorBidi"/>
                          <w:sz w:val="20"/>
                          <w:szCs w:val="20"/>
                        </w:rPr>
                      </w:rPrChange>
                    </w:rPr>
                  </w:pPr>
                  <w:r w:rsidRPr="00084881">
                    <w:rPr>
                      <w:rFonts w:ascii="Segoe UI Symbol" w:hAnsi="Segoe UI Symbol" w:cs="Segoe UI Symbol"/>
                      <w:sz w:val="20"/>
                      <w:szCs w:val="20"/>
                    </w:rPr>
                    <w:t>☐</w:t>
                  </w:r>
                  <w:r w:rsidRPr="00084881">
                    <w:rPr>
                      <w:rFonts w:ascii="Calibri" w:hAnsi="Calibri" w:cs="Calibri"/>
                      <w:sz w:val="20"/>
                      <w:szCs w:val="20"/>
                      <w:rPrChange w:id="90" w:author="To Thanh Thuy" w:date="2026-09-04T21:03:00Z" w16du:dateUtc="2026-09-04T14:03:00Z">
                        <w:rPr>
                          <w:rFonts w:asciiTheme="minorHAnsi" w:hAnsiTheme="minorHAnsi" w:cstheme="minorBidi"/>
                          <w:sz w:val="20"/>
                          <w:szCs w:val="20"/>
                        </w:rPr>
                      </w:rPrChange>
                    </w:rPr>
                    <w:t xml:space="preserve">  </w:t>
                  </w:r>
                  <w:del w:id="91" w:author="To Thanh Thuy [2]" w:date="2026-09-04T04:21:00Z" w16du:dateUtc="2026-09-04T04:21:52Z">
                    <w:r w:rsidR="0010179A" w:rsidRPr="00084881" w:rsidDel="2F43FE1D">
                      <w:rPr>
                        <w:rFonts w:ascii="Calibri" w:hAnsi="Calibri" w:cs="Calibri"/>
                        <w:sz w:val="20"/>
                        <w:szCs w:val="20"/>
                        <w:lang w:val="en-US"/>
                        <w:rPrChange w:id="92" w:author="To Thanh Thuy" w:date="2026-09-04T21:03:00Z" w16du:dateUtc="2026-09-04T14:03:00Z">
                          <w:rPr>
                            <w:rFonts w:asciiTheme="minorHAnsi" w:hAnsiTheme="minorHAnsi" w:cstheme="minorBidi"/>
                            <w:sz w:val="20"/>
                            <w:szCs w:val="20"/>
                            <w:lang w:val="en-US"/>
                          </w:rPr>
                        </w:rPrChange>
                      </w:rPr>
                      <w:delText>K</w:delText>
                    </w:r>
                  </w:del>
                  <w:r w:rsidR="72CCD815" w:rsidRPr="00084881">
                    <w:rPr>
                      <w:rFonts w:ascii="Calibri" w:hAnsi="Calibri" w:cs="Calibri"/>
                      <w:sz w:val="20"/>
                      <w:szCs w:val="20"/>
                      <w:rPrChange w:id="93" w:author="To Thanh Thuy" w:date="2026-09-04T21:03:00Z" w16du:dateUtc="2026-09-04T14:03:00Z">
                        <w:rPr>
                          <w:rFonts w:asciiTheme="minorHAnsi" w:hAnsiTheme="minorHAnsi" w:cstheme="minorBidi"/>
                          <w:sz w:val="20"/>
                          <w:szCs w:val="20"/>
                        </w:rPr>
                      </w:rPrChange>
                    </w:rPr>
                    <w:t>Thu hút MDRT</w:t>
                  </w:r>
                  <w:r w:rsidR="250C8759" w:rsidRPr="00084881">
                    <w:rPr>
                      <w:rFonts w:ascii="Calibri" w:hAnsi="Calibri" w:cs="Calibri"/>
                      <w:sz w:val="20"/>
                      <w:szCs w:val="20"/>
                      <w:rPrChange w:id="94" w:author="To Thanh Thuy" w:date="2026-09-04T21:03:00Z" w16du:dateUtc="2026-09-04T14:03:00Z">
                        <w:rPr>
                          <w:rFonts w:asciiTheme="minorHAnsi" w:hAnsiTheme="minorHAnsi" w:cstheme="minorBidi"/>
                          <w:sz w:val="20"/>
                          <w:szCs w:val="20"/>
                        </w:rPr>
                      </w:rPrChange>
                    </w:rPr>
                    <w:t xml:space="preserve">                     </w:t>
                  </w:r>
                  <w:ins w:id="95" w:author="To Thanh Thuy [2]" w:date="2026-09-04T04:20:00Z" w16du:dateUtc="2026-09-04T04:20:51Z">
                    <w:r w:rsidR="250C8759" w:rsidRPr="00084881">
                      <w:rPr>
                        <w:rFonts w:ascii="Calibri" w:hAnsi="Calibri" w:cs="Calibri"/>
                        <w:sz w:val="20"/>
                        <w:szCs w:val="20"/>
                        <w:rPrChange w:id="96" w:author="To Thanh Thuy" w:date="2026-09-04T21:03:00Z" w16du:dateUtc="2026-09-04T14:03:00Z">
                          <w:rPr>
                            <w:rFonts w:asciiTheme="minorHAnsi" w:hAnsiTheme="minorHAnsi" w:cstheme="minorBidi"/>
                            <w:sz w:val="20"/>
                            <w:szCs w:val="20"/>
                          </w:rPr>
                        </w:rPrChange>
                      </w:rPr>
                      <w:t xml:space="preserve"> </w:t>
                    </w:r>
                  </w:ins>
                  <w:del w:id="97" w:author="To Thanh Thuy [2]" w:date="2026-09-04T04:21:00Z" w16du:dateUtc="2026-09-04T04:21:49Z">
                    <w:r w:rsidR="0010179A" w:rsidRPr="00084881" w:rsidDel="250C8759">
                      <w:rPr>
                        <w:rFonts w:ascii="Calibri" w:hAnsi="Calibri" w:cs="Calibri"/>
                        <w:sz w:val="20"/>
                        <w:szCs w:val="20"/>
                        <w:rPrChange w:id="98" w:author="To Thanh Thuy" w:date="2026-09-04T21:03:00Z" w16du:dateUtc="2026-09-04T14:03:00Z">
                          <w:rPr>
                            <w:rFonts w:asciiTheme="minorHAnsi" w:hAnsiTheme="minorHAnsi" w:cstheme="minorBidi"/>
                            <w:sz w:val="20"/>
                            <w:szCs w:val="20"/>
                          </w:rPr>
                        </w:rPrChange>
                      </w:rPr>
                      <w:delText xml:space="preserve">        </w:delText>
                    </w:r>
                  </w:del>
                </w:p>
                <w:p w14:paraId="2FCF9CE5" w14:textId="66FDCF1A" w:rsidR="0010179A" w:rsidRPr="00084881" w:rsidRDefault="0010179A" w:rsidP="546E1219">
                  <w:pPr>
                    <w:ind w:left="338"/>
                    <w:rPr>
                      <w:rFonts w:ascii="Calibri" w:hAnsi="Calibri" w:cs="Calibri"/>
                      <w:sz w:val="20"/>
                      <w:szCs w:val="20"/>
                      <w:lang w:val="en-US"/>
                      <w:rPrChange w:id="99" w:author="To Thanh Thuy" w:date="2026-09-04T21:03:00Z" w16du:dateUtc="2026-09-04T14:03:00Z">
                        <w:rPr>
                          <w:rFonts w:asciiTheme="minorHAnsi" w:hAnsiTheme="minorHAnsi" w:cstheme="minorBidi"/>
                          <w:sz w:val="20"/>
                          <w:szCs w:val="20"/>
                          <w:lang w:val="en-US"/>
                        </w:rPr>
                      </w:rPrChange>
                    </w:rPr>
                  </w:pPr>
                </w:p>
              </w:tc>
              <w:tc>
                <w:tcPr>
                  <w:tcW w:w="2970" w:type="dxa"/>
                  <w:tcPrChange w:id="100" w:author="To Thanh Thuy" w:date="2026-09-04T21:04:00Z" w16du:dateUtc="2026-09-04T14:04:00Z">
                    <w:tcPr>
                      <w:tcW w:w="2970" w:type="dxa"/>
                      <w:gridSpan w:val="2"/>
                    </w:tcPr>
                  </w:tcPrChange>
                </w:tcPr>
                <w:p w14:paraId="4AC2CE43" w14:textId="2FA11AF2" w:rsidR="0010179A" w:rsidRPr="00084881" w:rsidRDefault="0010179A" w:rsidP="0010179A">
                  <w:pPr>
                    <w:rPr>
                      <w:rFonts w:ascii="Calibri" w:hAnsi="Calibri" w:cs="Calibri"/>
                      <w:sz w:val="20"/>
                      <w:szCs w:val="20"/>
                      <w:rPrChange w:id="101" w:author="To Thanh Thuy" w:date="2026-09-04T21:03:00Z" w16du:dateUtc="2026-09-04T14:03:00Z">
                        <w:rPr>
                          <w:rFonts w:asciiTheme="minorHAnsi" w:hAnsiTheme="minorHAnsi" w:cstheme="minorHAnsi"/>
                          <w:sz w:val="20"/>
                          <w:szCs w:val="20"/>
                        </w:rPr>
                      </w:rPrChange>
                    </w:rPr>
                  </w:pPr>
                  <w:r w:rsidRPr="00084881">
                    <w:rPr>
                      <w:rFonts w:ascii="Segoe UI Symbol" w:hAnsi="Segoe UI Symbol" w:cs="Segoe UI Symbol"/>
                      <w:sz w:val="20"/>
                      <w:szCs w:val="20"/>
                    </w:rPr>
                    <w:t>☐</w:t>
                  </w:r>
                  <w:r w:rsidRPr="00084881">
                    <w:rPr>
                      <w:rFonts w:ascii="Calibri" w:hAnsi="Calibri" w:cs="Calibri"/>
                      <w:sz w:val="20"/>
                      <w:szCs w:val="20"/>
                      <w:rPrChange w:id="102" w:author="To Thanh Thuy" w:date="2026-09-04T21:03:00Z" w16du:dateUtc="2026-09-04T14:03:00Z">
                        <w:rPr>
                          <w:rFonts w:asciiTheme="minorHAnsi" w:hAnsiTheme="minorHAnsi" w:cstheme="minorHAnsi"/>
                          <w:sz w:val="20"/>
                          <w:szCs w:val="20"/>
                        </w:rPr>
                      </w:rPrChange>
                    </w:rPr>
                    <w:t xml:space="preserve">  COT / 3</w:t>
                  </w:r>
                  <w:r w:rsidRPr="00084881">
                    <w:rPr>
                      <w:rFonts w:ascii="Calibri" w:hAnsi="Calibri" w:cs="Calibri"/>
                      <w:sz w:val="20"/>
                      <w:szCs w:val="20"/>
                      <w:lang w:val="en-US"/>
                      <w:rPrChange w:id="103" w:author="To Thanh Thuy" w:date="2026-09-04T21:03:00Z" w16du:dateUtc="2026-09-04T14:03:00Z">
                        <w:rPr>
                          <w:rFonts w:asciiTheme="minorHAnsi" w:hAnsiTheme="minorHAnsi" w:cstheme="minorHAnsi"/>
                          <w:sz w:val="20"/>
                          <w:szCs w:val="20"/>
                          <w:lang w:val="en-US"/>
                        </w:rPr>
                      </w:rPrChange>
                    </w:rPr>
                    <w:t xml:space="preserve"> năm</w:t>
                  </w:r>
                  <w:r w:rsidRPr="00084881">
                    <w:rPr>
                      <w:rFonts w:ascii="Calibri" w:hAnsi="Calibri" w:cs="Calibri"/>
                      <w:sz w:val="20"/>
                      <w:szCs w:val="20"/>
                      <w:rPrChange w:id="104" w:author="To Thanh Thuy" w:date="2026-09-04T21:03:00Z" w16du:dateUtc="2026-09-04T14:03:00Z">
                        <w:rPr>
                          <w:rFonts w:asciiTheme="minorHAnsi" w:hAnsiTheme="minorHAnsi" w:cstheme="minorHAnsi"/>
                          <w:sz w:val="20"/>
                          <w:szCs w:val="20"/>
                        </w:rPr>
                      </w:rPrChange>
                    </w:rPr>
                    <w:t xml:space="preserve"> MDRT</w:t>
                  </w:r>
                </w:p>
                <w:p w14:paraId="2D168109" w14:textId="32DA16F0" w:rsidR="0010179A" w:rsidRPr="00084881" w:rsidRDefault="2F43FE1D" w:rsidP="0010179A">
                  <w:pPr>
                    <w:rPr>
                      <w:ins w:id="105" w:author="To Thanh Thuy [2]" w:date="2026-09-04T04:20:00Z" w16du:dateUtc="2026-09-04T04:20:58Z"/>
                      <w:rFonts w:ascii="Calibri" w:hAnsi="Calibri" w:cs="Calibri"/>
                      <w:sz w:val="20"/>
                      <w:szCs w:val="20"/>
                      <w:rPrChange w:id="106" w:author="To Thanh Thuy" w:date="2026-09-04T21:03:00Z" w16du:dateUtc="2026-09-04T14:03:00Z">
                        <w:rPr>
                          <w:ins w:id="107" w:author="To Thanh Thuy [2]" w:date="2026-09-04T04:20:00Z" w16du:dateUtc="2026-09-04T04:20:58Z"/>
                        </w:rPr>
                      </w:rPrChange>
                    </w:rPr>
                  </w:pPr>
                  <w:r w:rsidRPr="00084881">
                    <w:rPr>
                      <w:rFonts w:ascii="Segoe UI Symbol" w:hAnsi="Segoe UI Symbol" w:cs="Segoe UI Symbol"/>
                      <w:sz w:val="20"/>
                      <w:szCs w:val="20"/>
                    </w:rPr>
                    <w:t>☐</w:t>
                  </w:r>
                  <w:r w:rsidRPr="00084881">
                    <w:rPr>
                      <w:rFonts w:ascii="Calibri" w:hAnsi="Calibri" w:cs="Calibri"/>
                      <w:sz w:val="20"/>
                      <w:szCs w:val="20"/>
                      <w:lang w:val="en-US"/>
                      <w:rPrChange w:id="108" w:author="To Thanh Thuy" w:date="2026-09-04T21:03:00Z" w16du:dateUtc="2026-09-04T14:03:00Z">
                        <w:rPr>
                          <w:rFonts w:ascii="Segoe UI Symbol" w:hAnsi="Segoe UI Symbol" w:cs="Segoe UI Symbol"/>
                          <w:sz w:val="20"/>
                          <w:szCs w:val="20"/>
                          <w:lang w:val="en-US"/>
                        </w:rPr>
                      </w:rPrChange>
                    </w:rPr>
                    <w:t xml:space="preserve">  2 n</w:t>
                  </w:r>
                  <w:r w:rsidRPr="00084881">
                    <w:rPr>
                      <w:rFonts w:ascii="Calibri" w:hAnsi="Calibri" w:cs="Calibri"/>
                      <w:sz w:val="20"/>
                      <w:szCs w:val="20"/>
                      <w:lang w:val="en-US"/>
                    </w:rPr>
                    <w:t>ăm MDRT</w:t>
                  </w:r>
                  <w:ins w:id="109" w:author="To Thanh Thuy [2]" w:date="2026-09-04T04:20:00Z" w16du:dateUtc="2026-09-04T04:20:56Z">
                    <w:r w:rsidR="1231F587" w:rsidRPr="00084881">
                      <w:rPr>
                        <w:rFonts w:ascii="Calibri" w:hAnsi="Calibri" w:cs="Calibri"/>
                        <w:sz w:val="20"/>
                        <w:szCs w:val="20"/>
                        <w:rPrChange w:id="110" w:author="To Thanh Thuy" w:date="2026-09-04T21:03:00Z" w16du:dateUtc="2026-09-04T14:03:00Z">
                          <w:rPr>
                            <w:rFonts w:ascii="Segoe UI Symbol" w:hAnsi="Segoe UI Symbol" w:cs="Segoe UI Symbol"/>
                            <w:sz w:val="20"/>
                            <w:szCs w:val="20"/>
                          </w:rPr>
                        </w:rPrChange>
                      </w:rPr>
                      <w:t xml:space="preserve"> </w:t>
                    </w:r>
                  </w:ins>
                </w:p>
                <w:p w14:paraId="627AC76A" w14:textId="244E7BE0" w:rsidR="0010179A" w:rsidRPr="00E545D6" w:rsidRDefault="1231F587" w:rsidP="546E1219">
                  <w:pPr>
                    <w:rPr>
                      <w:rFonts w:ascii="Calibri" w:hAnsi="Calibri" w:cs="Calibri"/>
                      <w:sz w:val="20"/>
                      <w:szCs w:val="20"/>
                      <w:lang w:val="en-US"/>
                      <w:rPrChange w:id="111" w:author="To Thanh Thuy" w:date="2026-09-04T21:04:00Z" w16du:dateUtc="2026-09-04T14:04:00Z">
                        <w:rPr>
                          <w:rFonts w:asciiTheme="minorHAnsi" w:hAnsiTheme="minorHAnsi" w:cstheme="minorBidi"/>
                          <w:sz w:val="20"/>
                          <w:szCs w:val="20"/>
                        </w:rPr>
                      </w:rPrChange>
                    </w:rPr>
                  </w:pPr>
                  <w:r w:rsidRPr="00084881">
                    <w:rPr>
                      <w:rFonts w:ascii="Segoe UI Symbol" w:hAnsi="Segoe UI Symbol" w:cs="Segoe UI Symbol"/>
                      <w:sz w:val="20"/>
                      <w:szCs w:val="20"/>
                    </w:rPr>
                    <w:t>☐</w:t>
                  </w:r>
                  <w:r w:rsidRPr="00084881">
                    <w:rPr>
                      <w:rFonts w:ascii="Calibri" w:hAnsi="Calibri" w:cs="Calibri"/>
                      <w:sz w:val="20"/>
                      <w:szCs w:val="20"/>
                      <w:lang w:val="en-US"/>
                      <w:rPrChange w:id="112" w:author="To Thanh Thuy" w:date="2026-09-04T21:03:00Z" w16du:dateUtc="2026-09-04T14:03:00Z">
                        <w:rPr>
                          <w:rFonts w:ascii="Segoe UI Symbol" w:hAnsi="Segoe UI Symbol" w:cs="Segoe UI Symbol"/>
                          <w:sz w:val="20"/>
                          <w:szCs w:val="20"/>
                          <w:lang w:val="en-US"/>
                        </w:rPr>
                      </w:rPrChange>
                    </w:rPr>
                    <w:t xml:space="preserve">  </w:t>
                  </w:r>
                  <w:r w:rsidRPr="00084881">
                    <w:rPr>
                      <w:rFonts w:ascii="Calibri" w:hAnsi="Calibri" w:cs="Calibri"/>
                      <w:sz w:val="20"/>
                      <w:szCs w:val="20"/>
                      <w:lang w:val="en-US"/>
                      <w:rPrChange w:id="113" w:author="To Thanh Thuy" w:date="2026-09-04T21:03:00Z" w16du:dateUtc="2026-09-04T14:03:00Z">
                        <w:rPr>
                          <w:rFonts w:asciiTheme="minorHAnsi" w:hAnsiTheme="minorHAnsi" w:cstheme="minorBidi"/>
                          <w:sz w:val="20"/>
                          <w:szCs w:val="20"/>
                          <w:lang w:val="en-US"/>
                        </w:rPr>
                      </w:rPrChange>
                    </w:rPr>
                    <w:t>Khác</w:t>
                  </w:r>
                  <w:r w:rsidRPr="00084881">
                    <w:rPr>
                      <w:rFonts w:ascii="Calibri" w:hAnsi="Calibri" w:cs="Calibri"/>
                      <w:sz w:val="20"/>
                      <w:szCs w:val="20"/>
                      <w:rPrChange w:id="114" w:author="To Thanh Thuy" w:date="2026-09-04T21:03:00Z" w16du:dateUtc="2026-09-04T14:03:00Z">
                        <w:rPr>
                          <w:rFonts w:asciiTheme="minorHAnsi" w:hAnsiTheme="minorHAnsi" w:cstheme="minorBidi"/>
                          <w:sz w:val="20"/>
                          <w:szCs w:val="20"/>
                        </w:rPr>
                      </w:rPrChange>
                    </w:rPr>
                    <w:t>………</w:t>
                  </w:r>
                  <w:ins w:id="115" w:author="To Thanh Thuy" w:date="2026-09-04T21:04:00Z" w16du:dateUtc="2026-09-04T14:04:00Z">
                    <w:r w:rsidR="00E545D6">
                      <w:rPr>
                        <w:rFonts w:ascii="Calibri" w:hAnsi="Calibri" w:cs="Calibri"/>
                        <w:sz w:val="20"/>
                        <w:szCs w:val="20"/>
                        <w:lang w:val="en-US"/>
                      </w:rPr>
                      <w:t>……………………………...</w:t>
                    </w:r>
                  </w:ins>
                  <w:del w:id="116" w:author="To Thanh Thuy" w:date="2026-09-04T21:04:00Z" w16du:dateUtc="2026-09-04T14:04:00Z">
                    <w:r w:rsidRPr="00084881" w:rsidDel="00E545D6">
                      <w:rPr>
                        <w:rFonts w:ascii="Calibri" w:hAnsi="Calibri" w:cs="Calibri"/>
                        <w:sz w:val="20"/>
                        <w:szCs w:val="20"/>
                        <w:rPrChange w:id="117" w:author="To Thanh Thuy" w:date="2026-09-04T21:03:00Z" w16du:dateUtc="2026-09-04T14:03:00Z">
                          <w:rPr>
                            <w:rFonts w:asciiTheme="minorHAnsi" w:hAnsiTheme="minorHAnsi" w:cstheme="minorBidi"/>
                            <w:sz w:val="20"/>
                            <w:szCs w:val="20"/>
                          </w:rPr>
                        </w:rPrChange>
                      </w:rPr>
                      <w:delText xml:space="preserve">    </w:delText>
                    </w:r>
                  </w:del>
                </w:p>
                <w:p w14:paraId="2E6FCEB6" w14:textId="26DE39BB" w:rsidR="0010179A" w:rsidRPr="00084881" w:rsidRDefault="0010179A" w:rsidP="0010179A">
                  <w:pPr>
                    <w:rPr>
                      <w:rFonts w:ascii="Calibri" w:hAnsi="Calibri" w:cs="Calibri"/>
                      <w:sz w:val="20"/>
                      <w:szCs w:val="20"/>
                      <w:lang w:val="en-US"/>
                    </w:rPr>
                  </w:pPr>
                </w:p>
              </w:tc>
            </w:tr>
          </w:tbl>
          <w:p w14:paraId="5C6A880C" w14:textId="06457E44" w:rsidR="0010179A" w:rsidRPr="00084881" w:rsidRDefault="0010179A">
            <w:pPr>
              <w:spacing w:line="300" w:lineRule="auto"/>
              <w:rPr>
                <w:rFonts w:ascii="Calibri" w:hAnsi="Calibri" w:cs="Calibri"/>
                <w:sz w:val="20"/>
                <w:szCs w:val="20"/>
                <w:rPrChange w:id="118" w:author="To Thanh Thuy" w:date="2026-09-04T21:03:00Z" w16du:dateUtc="2026-09-04T14:03:00Z">
                  <w:rPr>
                    <w:rFonts w:asciiTheme="minorHAnsi" w:hAnsiTheme="minorHAnsi" w:cstheme="minorHAnsi"/>
                    <w:sz w:val="20"/>
                    <w:szCs w:val="20"/>
                  </w:rPr>
                </w:rPrChange>
              </w:rPr>
            </w:pPr>
          </w:p>
        </w:tc>
      </w:tr>
      <w:tr w:rsidR="0010179A" w:rsidRPr="00084881" w14:paraId="7AEFF4D5" w14:textId="77777777" w:rsidTr="546E1219">
        <w:trPr>
          <w:cantSplit/>
        </w:trPr>
        <w:tc>
          <w:tcPr>
            <w:tcW w:w="9360" w:type="dxa"/>
            <w:tcBorders>
              <w:top w:val="single" w:sz="4" w:space="0" w:color="C9C9C9"/>
              <w:left w:val="single" w:sz="4" w:space="0" w:color="C9C9C9"/>
              <w:bottom w:val="single" w:sz="4" w:space="0" w:color="C9C9C9"/>
              <w:right w:val="single" w:sz="4" w:space="0" w:color="C9C9C9"/>
            </w:tcBorders>
            <w:tcMar>
              <w:top w:w="55" w:type="dxa"/>
              <w:left w:w="105" w:type="dxa"/>
              <w:bottom w:w="55" w:type="dxa"/>
              <w:right w:w="105" w:type="dxa"/>
            </w:tcMar>
            <w:vAlign w:val="center"/>
          </w:tcPr>
          <w:p w14:paraId="1793DBB4" w14:textId="77777777" w:rsidR="0010179A" w:rsidRPr="00084881" w:rsidRDefault="2F43FE1D">
            <w:pPr>
              <w:spacing w:line="250" w:lineRule="auto"/>
              <w:rPr>
                <w:ins w:id="119" w:author="Tram Vo Huynh Ngoc Bao" w:date="2026-09-04T02:39:00Z" w16du:dateUtc="2026-09-04T02:39:53Z"/>
                <w:rFonts w:ascii="Calibri" w:hAnsi="Calibri" w:cs="Calibri"/>
                <w:sz w:val="20"/>
                <w:szCs w:val="20"/>
                <w:rPrChange w:id="120" w:author="To Thanh Thuy" w:date="2026-09-04T21:03:00Z" w16du:dateUtc="2026-09-04T14:03:00Z">
                  <w:rPr>
                    <w:ins w:id="121" w:author="Tram Vo Huynh Ngoc Bao" w:date="2026-09-04T02:39:00Z" w16du:dateUtc="2026-09-04T02:39:53Z"/>
                  </w:rPr>
                </w:rPrChange>
              </w:rPr>
            </w:pPr>
            <w:r w:rsidRPr="00084881">
              <w:rPr>
                <w:rFonts w:ascii="Calibri" w:hAnsi="Calibri" w:cs="Calibri"/>
                <w:b/>
                <w:bCs/>
                <w:sz w:val="20"/>
                <w:szCs w:val="20"/>
                <w:rPrChange w:id="122" w:author="To Thanh Thuy" w:date="2026-09-04T21:03:00Z" w16du:dateUtc="2026-09-04T14:03:00Z">
                  <w:rPr>
                    <w:b/>
                    <w:bCs/>
                    <w:sz w:val="20"/>
                    <w:szCs w:val="20"/>
                  </w:rPr>
                </w:rPrChange>
              </w:rPr>
              <w:t xml:space="preserve">Trường hợp tái tuyển dụng (đại lý cũ tái ký hợp đồng):   </w:t>
            </w:r>
            <w:r w:rsidRPr="00084881">
              <w:rPr>
                <w:rFonts w:ascii="Segoe UI Symbol" w:hAnsi="Segoe UI Symbol" w:cs="Segoe UI Symbol"/>
                <w:sz w:val="20"/>
                <w:szCs w:val="20"/>
              </w:rPr>
              <w:t>☐</w:t>
            </w:r>
            <w:r w:rsidRPr="00084881">
              <w:rPr>
                <w:rFonts w:ascii="Calibri" w:hAnsi="Calibri" w:cs="Calibri"/>
                <w:sz w:val="20"/>
                <w:szCs w:val="20"/>
                <w:rPrChange w:id="123" w:author="To Thanh Thuy" w:date="2026-09-04T21:03:00Z" w16du:dateUtc="2026-09-04T14:03:00Z">
                  <w:rPr>
                    <w:sz w:val="20"/>
                    <w:szCs w:val="20"/>
                  </w:rPr>
                </w:rPrChange>
              </w:rPr>
              <w:t xml:space="preserve"> Không     </w:t>
            </w:r>
            <w:r w:rsidRPr="00084881">
              <w:rPr>
                <w:rFonts w:ascii="Segoe UI Symbol" w:hAnsi="Segoe UI Symbol" w:cs="Segoe UI Symbol"/>
                <w:sz w:val="20"/>
                <w:szCs w:val="20"/>
              </w:rPr>
              <w:t>☐</w:t>
            </w:r>
            <w:r w:rsidRPr="00084881">
              <w:rPr>
                <w:rFonts w:ascii="Calibri" w:hAnsi="Calibri" w:cs="Calibri"/>
                <w:sz w:val="20"/>
                <w:szCs w:val="20"/>
                <w:rPrChange w:id="124" w:author="To Thanh Thuy" w:date="2026-09-04T21:03:00Z" w16du:dateUtc="2026-09-04T14:03:00Z">
                  <w:rPr>
                    <w:sz w:val="20"/>
                    <w:szCs w:val="20"/>
                  </w:rPr>
                </w:rPrChange>
              </w:rPr>
              <w:t xml:space="preserve"> Có</w:t>
            </w:r>
          </w:p>
          <w:p w14:paraId="20C744E4" w14:textId="323B5D9D" w:rsidR="546E1219" w:rsidRPr="00084881" w:rsidRDefault="546E1219" w:rsidP="546E1219">
            <w:pPr>
              <w:spacing w:line="250" w:lineRule="auto"/>
              <w:rPr>
                <w:rFonts w:ascii="Calibri" w:hAnsi="Calibri" w:cs="Calibri"/>
                <w:sz w:val="20"/>
                <w:szCs w:val="20"/>
                <w:rPrChange w:id="125" w:author="To Thanh Thuy" w:date="2026-09-04T21:03:00Z" w16du:dateUtc="2026-09-04T14:03:00Z">
                  <w:rPr>
                    <w:sz w:val="20"/>
                    <w:szCs w:val="20"/>
                  </w:rPr>
                </w:rPrChange>
              </w:rPr>
            </w:pPr>
          </w:p>
          <w:p w14:paraId="1118AEA0" w14:textId="58BF3232" w:rsidR="000F4203" w:rsidRPr="001A66B3" w:rsidRDefault="6A35A9CA" w:rsidP="546E1219">
            <w:pPr>
              <w:tabs>
                <w:tab w:val="right" w:leader="dot" w:pos="4680"/>
                <w:tab w:val="left" w:pos="4920"/>
                <w:tab w:val="right" w:leader="dot" w:pos="9360"/>
              </w:tabs>
              <w:spacing w:line="250" w:lineRule="auto"/>
              <w:rPr>
                <w:rFonts w:ascii="Calibri" w:hAnsi="Calibri" w:cs="Calibri"/>
                <w:sz w:val="20"/>
                <w:szCs w:val="20"/>
                <w:lang w:val="en-US"/>
                <w:rPrChange w:id="126" w:author="To Thanh Thuy" w:date="2026-09-04T21:07:00Z" w16du:dateUtc="2026-09-04T14:07:00Z">
                  <w:rPr>
                    <w:sz w:val="20"/>
                    <w:szCs w:val="20"/>
                  </w:rPr>
                </w:rPrChange>
              </w:rPr>
            </w:pPr>
            <w:r w:rsidRPr="00084881">
              <w:rPr>
                <w:rFonts w:ascii="Calibri" w:hAnsi="Calibri" w:cs="Calibri"/>
                <w:sz w:val="20"/>
                <w:szCs w:val="20"/>
                <w:rPrChange w:id="127" w:author="To Thanh Thuy" w:date="2026-09-04T21:03:00Z" w16du:dateUtc="2026-09-04T14:03:00Z">
                  <w:rPr>
                    <w:sz w:val="20"/>
                    <w:szCs w:val="20"/>
                  </w:rPr>
                </w:rPrChange>
              </w:rPr>
              <w:t>Từ: ........</w:t>
            </w:r>
            <w:ins w:id="128" w:author="To Thanh Thuy" w:date="2026-09-04T21:04:00Z" w16du:dateUtc="2026-09-04T14:04:00Z">
              <w:r w:rsidR="008A2BDD">
                <w:rPr>
                  <w:rFonts w:ascii="Calibri" w:hAnsi="Calibri" w:cs="Calibri"/>
                  <w:sz w:val="20"/>
                  <w:szCs w:val="20"/>
                  <w:lang w:val="en-US"/>
                </w:rPr>
                <w:t>.......</w:t>
              </w:r>
            </w:ins>
            <w:ins w:id="129" w:author="To Thanh Thuy" w:date="2026-09-04T21:05:00Z" w16du:dateUtc="2026-09-04T14:05:00Z">
              <w:r w:rsidR="008A2BDD">
                <w:rPr>
                  <w:rFonts w:ascii="Calibri" w:hAnsi="Calibri" w:cs="Calibri"/>
                  <w:sz w:val="20"/>
                  <w:szCs w:val="20"/>
                  <w:lang w:val="en-US"/>
                </w:rPr>
                <w:t>........</w:t>
              </w:r>
            </w:ins>
            <w:r w:rsidRPr="00084881">
              <w:rPr>
                <w:rFonts w:ascii="Calibri" w:hAnsi="Calibri" w:cs="Calibri"/>
                <w:sz w:val="20"/>
                <w:szCs w:val="20"/>
                <w:rPrChange w:id="130" w:author="To Thanh Thuy" w:date="2026-09-04T21:03:00Z" w16du:dateUtc="2026-09-04T14:03:00Z">
                  <w:rPr>
                    <w:sz w:val="20"/>
                    <w:szCs w:val="20"/>
                  </w:rPr>
                </w:rPrChange>
              </w:rPr>
              <w:t>..đến:......</w:t>
            </w:r>
            <w:ins w:id="131" w:author="To Thanh Thuy" w:date="2026-09-04T21:05:00Z" w16du:dateUtc="2026-09-04T14:05:00Z">
              <w:r w:rsidR="008A2BDD">
                <w:rPr>
                  <w:rFonts w:ascii="Calibri" w:hAnsi="Calibri" w:cs="Calibri"/>
                  <w:sz w:val="20"/>
                  <w:szCs w:val="20"/>
                  <w:lang w:val="en-US"/>
                </w:rPr>
                <w:t>..................</w:t>
              </w:r>
            </w:ins>
            <w:ins w:id="132" w:author="To Thanh Thuy" w:date="2026-09-04T21:07:00Z" w16du:dateUtc="2026-09-04T14:07:00Z">
              <w:r w:rsidR="001A66B3">
                <w:rPr>
                  <w:rFonts w:ascii="Calibri" w:hAnsi="Calibri" w:cs="Calibri"/>
                  <w:sz w:val="20"/>
                  <w:szCs w:val="20"/>
                  <w:lang w:val="en-US"/>
                </w:rPr>
                <w:t>...........</w:t>
              </w:r>
            </w:ins>
            <w:r w:rsidRPr="00084881">
              <w:rPr>
                <w:rFonts w:ascii="Calibri" w:hAnsi="Calibri" w:cs="Calibri"/>
                <w:sz w:val="20"/>
                <w:szCs w:val="20"/>
                <w:rPrChange w:id="133" w:author="To Thanh Thuy" w:date="2026-09-04T21:03:00Z" w16du:dateUtc="2026-09-04T14:03:00Z">
                  <w:rPr>
                    <w:sz w:val="20"/>
                    <w:szCs w:val="20"/>
                  </w:rPr>
                </w:rPrChange>
              </w:rPr>
              <w:t>.                                Kênh:</w:t>
            </w:r>
            <w:ins w:id="134" w:author="To Thanh Thuy" w:date="2026-09-04T21:07:00Z" w16du:dateUtc="2026-09-04T14:07:00Z">
              <w:r w:rsidR="001A66B3">
                <w:rPr>
                  <w:rFonts w:ascii="Calibri" w:hAnsi="Calibri" w:cs="Calibri"/>
                  <w:sz w:val="20"/>
                  <w:szCs w:val="20"/>
                  <w:lang w:val="en-US"/>
                </w:rPr>
                <w:t>………………………………………..</w:t>
              </w:r>
            </w:ins>
          </w:p>
        </w:tc>
      </w:tr>
      <w:tr w:rsidR="007248D7" w:rsidRPr="00084881" w14:paraId="59D4331B" w14:textId="77777777" w:rsidTr="546E1219">
        <w:trPr>
          <w:cantSplit/>
          <w:trHeight w:val="471"/>
        </w:trPr>
        <w:tc>
          <w:tcPr>
            <w:tcW w:w="9360" w:type="dxa"/>
            <w:tcBorders>
              <w:top w:val="single" w:sz="4" w:space="0" w:color="C9C9C9"/>
              <w:left w:val="single" w:sz="4" w:space="0" w:color="C9C9C9"/>
              <w:bottom w:val="single" w:sz="4" w:space="0" w:color="C9C9C9"/>
              <w:right w:val="single" w:sz="4" w:space="0" w:color="C9C9C9"/>
            </w:tcBorders>
            <w:tcMar>
              <w:top w:w="55" w:type="dxa"/>
              <w:left w:w="105" w:type="dxa"/>
              <w:bottom w:w="55" w:type="dxa"/>
              <w:right w:w="105" w:type="dxa"/>
            </w:tcMar>
            <w:vAlign w:val="center"/>
          </w:tcPr>
          <w:p w14:paraId="4AE54D53" w14:textId="13E3DF01" w:rsidR="007248D7" w:rsidRPr="00084881" w:rsidRDefault="007248D7">
            <w:pPr>
              <w:spacing w:line="250" w:lineRule="auto"/>
              <w:rPr>
                <w:rFonts w:ascii="Calibri" w:hAnsi="Calibri" w:cs="Calibri"/>
                <w:b/>
                <w:sz w:val="20"/>
                <w:szCs w:val="20"/>
                <w:lang w:val="en-US"/>
                <w:rPrChange w:id="135" w:author="To Thanh Thuy" w:date="2026-09-04T21:03:00Z" w16du:dateUtc="2026-09-04T14:03:00Z">
                  <w:rPr>
                    <w:b/>
                    <w:sz w:val="20"/>
                    <w:szCs w:val="20"/>
                    <w:lang w:val="en-US"/>
                  </w:rPr>
                </w:rPrChange>
              </w:rPr>
            </w:pPr>
            <w:r w:rsidRPr="00084881">
              <w:rPr>
                <w:rFonts w:ascii="Calibri" w:hAnsi="Calibri" w:cs="Calibri"/>
                <w:b/>
                <w:sz w:val="20"/>
                <w:szCs w:val="20"/>
                <w:lang w:val="en-US"/>
                <w:rPrChange w:id="136" w:author="To Thanh Thuy" w:date="2026-09-04T21:03:00Z" w16du:dateUtc="2026-09-04T14:03:00Z">
                  <w:rPr>
                    <w:b/>
                    <w:sz w:val="20"/>
                    <w:szCs w:val="20"/>
                    <w:lang w:val="en-US"/>
                  </w:rPr>
                </w:rPrChange>
              </w:rPr>
              <w:t>Số lượng khách hàng tiềm năng:</w:t>
            </w:r>
            <w:r w:rsidRPr="00084881">
              <w:rPr>
                <w:rFonts w:ascii="Calibri" w:hAnsi="Calibri" w:cs="Calibri"/>
                <w:sz w:val="20"/>
                <w:szCs w:val="20"/>
                <w:rPrChange w:id="137" w:author="To Thanh Thuy" w:date="2026-09-04T21:03:00Z" w16du:dateUtc="2026-09-04T14:03:00Z">
                  <w:rPr>
                    <w:rFonts w:asciiTheme="minorHAnsi" w:hAnsiTheme="minorHAnsi" w:cstheme="minorHAnsi"/>
                    <w:sz w:val="20"/>
                    <w:szCs w:val="20"/>
                  </w:rPr>
                </w:rPrChange>
              </w:rPr>
              <w:t xml:space="preserve"> …</w:t>
            </w:r>
            <w:r w:rsidRPr="00084881">
              <w:rPr>
                <w:rFonts w:ascii="Calibri" w:hAnsi="Calibri" w:cs="Calibri"/>
                <w:sz w:val="20"/>
                <w:szCs w:val="20"/>
                <w:lang w:val="en-US"/>
                <w:rPrChange w:id="138" w:author="To Thanh Thuy" w:date="2026-09-04T21:03:00Z" w16du:dateUtc="2026-09-04T14:03:00Z">
                  <w:rPr>
                    <w:rFonts w:asciiTheme="minorHAnsi" w:hAnsiTheme="minorHAnsi" w:cstheme="minorHAnsi"/>
                    <w:sz w:val="20"/>
                    <w:szCs w:val="20"/>
                    <w:lang w:val="en-US"/>
                  </w:rPr>
                </w:rPrChange>
              </w:rPr>
              <w:t>…………………………………………...</w:t>
            </w:r>
          </w:p>
        </w:tc>
      </w:tr>
    </w:tbl>
    <w:p w14:paraId="49F7ED9F" w14:textId="28BA186E" w:rsidR="009D7343" w:rsidRPr="00084881" w:rsidRDefault="00767518">
      <w:pPr>
        <w:pStyle w:val="Heading3"/>
        <w:rPr>
          <w:rFonts w:ascii="Calibri" w:hAnsi="Calibri" w:cs="Calibri"/>
          <w:sz w:val="20"/>
          <w:szCs w:val="20"/>
          <w:lang w:val="en-US"/>
          <w:rPrChange w:id="139" w:author="To Thanh Thuy" w:date="2026-09-04T21:03:00Z" w16du:dateUtc="2026-09-04T14:03:00Z">
            <w:rPr>
              <w:rFonts w:asciiTheme="minorHAnsi" w:hAnsiTheme="minorHAnsi" w:cstheme="minorHAnsi"/>
              <w:sz w:val="20"/>
              <w:szCs w:val="20"/>
            </w:rPr>
          </w:rPrChange>
        </w:rPr>
      </w:pPr>
      <w:del w:id="140" w:author="To Thanh Thuy" w:date="2026-09-04T21:02:00Z" w16du:dateUtc="2026-09-04T14:02:00Z">
        <w:r w:rsidRPr="00084881" w:rsidDel="00973252">
          <w:rPr>
            <w:rFonts w:ascii="Calibri" w:hAnsi="Calibri" w:cs="Calibri"/>
            <w:sz w:val="20"/>
            <w:szCs w:val="20"/>
            <w:rPrChange w:id="141" w:author="To Thanh Thuy" w:date="2026-09-04T21:03:00Z" w16du:dateUtc="2026-09-04T14:03:00Z">
              <w:rPr>
                <w:rFonts w:asciiTheme="minorHAnsi" w:hAnsiTheme="minorHAnsi" w:cstheme="minorHAnsi"/>
                <w:sz w:val="20"/>
                <w:szCs w:val="20"/>
              </w:rPr>
            </w:rPrChange>
          </w:rPr>
          <w:delText xml:space="preserve">Thông tin người </w:delText>
        </w:r>
        <w:r w:rsidRPr="00084881" w:rsidDel="00973252">
          <w:rPr>
            <w:rFonts w:ascii="Calibri" w:hAnsi="Calibri" w:cs="Calibri"/>
            <w:sz w:val="20"/>
            <w:szCs w:val="20"/>
            <w:lang w:val="en-US"/>
            <w:rPrChange w:id="142" w:author="To Thanh Thuy" w:date="2026-09-04T21:03:00Z" w16du:dateUtc="2026-09-04T14:03:00Z">
              <w:rPr>
                <w:rFonts w:asciiTheme="minorHAnsi" w:hAnsiTheme="minorHAnsi" w:cstheme="minorHAnsi"/>
                <w:sz w:val="20"/>
                <w:szCs w:val="20"/>
                <w:lang w:val="en-US"/>
              </w:rPr>
            </w:rPrChange>
          </w:rPr>
          <w:delText>tuyển dụng/</w:delText>
        </w:r>
        <w:r w:rsidRPr="00084881" w:rsidDel="00973252">
          <w:rPr>
            <w:rFonts w:ascii="Calibri" w:hAnsi="Calibri" w:cs="Calibri"/>
            <w:sz w:val="20"/>
            <w:szCs w:val="20"/>
            <w:rPrChange w:id="143" w:author="To Thanh Thuy" w:date="2026-09-04T21:03:00Z" w16du:dateUtc="2026-09-04T14:03:00Z">
              <w:rPr>
                <w:rFonts w:asciiTheme="minorHAnsi" w:hAnsiTheme="minorHAnsi" w:cstheme="minorHAnsi"/>
                <w:sz w:val="20"/>
                <w:szCs w:val="20"/>
              </w:rPr>
            </w:rPrChange>
          </w:rPr>
          <w:delText>giới thiệu</w:delText>
        </w:r>
      </w:del>
      <w:ins w:id="144" w:author="To Thanh Thuy" w:date="2026-09-04T21:02:00Z" w16du:dateUtc="2026-09-04T14:02:00Z">
        <w:r w:rsidR="00973252" w:rsidRPr="00084881">
          <w:rPr>
            <w:rFonts w:ascii="Calibri" w:hAnsi="Calibri" w:cs="Calibri"/>
            <w:sz w:val="20"/>
            <w:szCs w:val="20"/>
            <w:lang w:val="en-US"/>
            <w:rPrChange w:id="145" w:author="To Thanh Thuy" w:date="2026-09-04T21:03:00Z" w16du:dateUtc="2026-09-04T14:03:00Z">
              <w:rPr>
                <w:rFonts w:asciiTheme="minorHAnsi" w:hAnsiTheme="minorHAnsi" w:cstheme="minorHAnsi"/>
                <w:sz w:val="20"/>
                <w:szCs w:val="20"/>
                <w:lang w:val="en-US"/>
              </w:rPr>
            </w:rPrChange>
          </w:rPr>
          <w:t>THÔNG TIN NGƯỜI TUYỂN DỤNG/GIỚI THIỆU</w:t>
        </w:r>
      </w:ins>
    </w:p>
    <w:tbl>
      <w:tblP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Change w:id="146" w:author="To Thanh Thuy" w:date="2026-09-04T21:02:00Z" w16du:dateUtc="2026-09-04T14:02:00Z">
          <w:tblPr>
            <w:tblW w:w="72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PrChange>
      </w:tblPr>
      <w:tblGrid>
        <w:gridCol w:w="2695"/>
        <w:gridCol w:w="1293"/>
        <w:gridCol w:w="2707"/>
        <w:gridCol w:w="2930"/>
        <w:tblGridChange w:id="147">
          <w:tblGrid>
            <w:gridCol w:w="2695"/>
            <w:gridCol w:w="1293"/>
            <w:gridCol w:w="327"/>
            <w:gridCol w:w="2380"/>
            <w:gridCol w:w="590"/>
            <w:gridCol w:w="2340"/>
            <w:gridCol w:w="630"/>
          </w:tblGrid>
        </w:tblGridChange>
      </w:tblGrid>
      <w:tr w:rsidR="005B03C5" w:rsidRPr="00084881" w14:paraId="3971FE74" w14:textId="0213C70A" w:rsidTr="00AD7099">
        <w:trPr>
          <w:cantSplit/>
          <w:trHeight w:val="300"/>
          <w:trPrChange w:id="148" w:author="To Thanh Thuy" w:date="2026-09-04T21:02:00Z" w16du:dateUtc="2026-09-04T14:02:00Z">
            <w:trPr>
              <w:cantSplit/>
              <w:trHeight w:val="300"/>
            </w:trPr>
          </w:trPrChange>
        </w:trPr>
        <w:tc>
          <w:tcPr>
            <w:tcW w:w="2695" w:type="dxa"/>
            <w:tcBorders>
              <w:top w:val="single" w:sz="4" w:space="0" w:color="C9C9C9"/>
              <w:left w:val="single" w:sz="4" w:space="0" w:color="C9C9C9"/>
              <w:bottom w:val="single" w:sz="4" w:space="0" w:color="C9C9C9"/>
              <w:right w:val="single" w:sz="4" w:space="0" w:color="C9C9C9"/>
            </w:tcBorders>
            <w:shd w:val="clear" w:color="auto" w:fill="004A7D"/>
            <w:tcMar>
              <w:top w:w="55" w:type="dxa"/>
              <w:left w:w="105" w:type="dxa"/>
              <w:bottom w:w="55" w:type="dxa"/>
              <w:right w:w="105" w:type="dxa"/>
            </w:tcMar>
            <w:vAlign w:val="center"/>
            <w:tcPrChange w:id="149" w:author="To Thanh Thuy" w:date="2026-09-04T21:02:00Z" w16du:dateUtc="2026-09-04T14:02:00Z">
              <w:tcPr>
                <w:tcW w:w="2695" w:type="dxa"/>
                <w:tcBorders>
                  <w:top w:val="single" w:sz="4" w:space="0" w:color="C9C9C9"/>
                  <w:left w:val="single" w:sz="4" w:space="0" w:color="C9C9C9"/>
                  <w:bottom w:val="single" w:sz="4" w:space="0" w:color="C9C9C9"/>
                  <w:right w:val="single" w:sz="4" w:space="0" w:color="C9C9C9"/>
                </w:tcBorders>
                <w:shd w:val="clear" w:color="auto" w:fill="004A7D"/>
                <w:tcMar>
                  <w:top w:w="55" w:type="dxa"/>
                  <w:left w:w="105" w:type="dxa"/>
                  <w:bottom w:w="55" w:type="dxa"/>
                  <w:right w:w="105" w:type="dxa"/>
                </w:tcMar>
                <w:vAlign w:val="center"/>
              </w:tcPr>
            </w:tcPrChange>
          </w:tcPr>
          <w:p w14:paraId="4763CD32" w14:textId="77777777" w:rsidR="005B03C5" w:rsidRPr="00084881" w:rsidRDefault="005B03C5">
            <w:pPr>
              <w:spacing w:line="250" w:lineRule="auto"/>
              <w:rPr>
                <w:rFonts w:ascii="Calibri" w:hAnsi="Calibri" w:cs="Calibri"/>
                <w:sz w:val="20"/>
                <w:szCs w:val="20"/>
                <w:rPrChange w:id="150" w:author="To Thanh Thuy" w:date="2026-09-04T21:03:00Z" w16du:dateUtc="2026-09-04T14:03:00Z">
                  <w:rPr>
                    <w:rFonts w:asciiTheme="minorHAnsi" w:hAnsiTheme="minorHAnsi" w:cstheme="minorHAnsi"/>
                    <w:sz w:val="20"/>
                    <w:szCs w:val="20"/>
                  </w:rPr>
                </w:rPrChange>
              </w:rPr>
            </w:pPr>
            <w:r w:rsidRPr="00084881">
              <w:rPr>
                <w:rFonts w:ascii="Calibri" w:hAnsi="Calibri" w:cs="Calibri"/>
                <w:sz w:val="20"/>
                <w:szCs w:val="20"/>
                <w:rPrChange w:id="151" w:author="To Thanh Thuy" w:date="2026-09-04T21:03:00Z" w16du:dateUtc="2026-09-04T14:03:00Z">
                  <w:rPr>
                    <w:rFonts w:asciiTheme="minorHAnsi" w:hAnsiTheme="minorHAnsi" w:cstheme="minorHAnsi"/>
                    <w:sz w:val="20"/>
                    <w:szCs w:val="20"/>
                  </w:rPr>
                </w:rPrChange>
              </w:rPr>
              <w:t xml:space="preserve"> </w:t>
            </w:r>
          </w:p>
        </w:tc>
        <w:tc>
          <w:tcPr>
            <w:tcW w:w="1293" w:type="dxa"/>
            <w:tcBorders>
              <w:top w:val="single" w:sz="4" w:space="0" w:color="C9C9C9"/>
              <w:left w:val="single" w:sz="4" w:space="0" w:color="C9C9C9"/>
              <w:bottom w:val="single" w:sz="4" w:space="0" w:color="C9C9C9"/>
              <w:right w:val="single" w:sz="4" w:space="0" w:color="C9C9C9"/>
            </w:tcBorders>
            <w:shd w:val="clear" w:color="auto" w:fill="004A7D"/>
            <w:tcMar>
              <w:top w:w="55" w:type="dxa"/>
              <w:left w:w="105" w:type="dxa"/>
              <w:bottom w:w="55" w:type="dxa"/>
              <w:right w:w="105" w:type="dxa"/>
            </w:tcMar>
            <w:vAlign w:val="center"/>
            <w:tcPrChange w:id="152" w:author="To Thanh Thuy" w:date="2026-09-04T21:02:00Z" w16du:dateUtc="2026-09-04T14:02:00Z">
              <w:tcPr>
                <w:tcW w:w="1620" w:type="dxa"/>
                <w:gridSpan w:val="2"/>
                <w:tcBorders>
                  <w:top w:val="single" w:sz="4" w:space="0" w:color="C9C9C9"/>
                  <w:left w:val="single" w:sz="4" w:space="0" w:color="C9C9C9"/>
                  <w:bottom w:val="single" w:sz="4" w:space="0" w:color="C9C9C9"/>
                  <w:right w:val="single" w:sz="4" w:space="0" w:color="C9C9C9"/>
                </w:tcBorders>
                <w:shd w:val="clear" w:color="auto" w:fill="004A7D"/>
                <w:tcMar>
                  <w:top w:w="55" w:type="dxa"/>
                  <w:left w:w="105" w:type="dxa"/>
                  <w:bottom w:w="55" w:type="dxa"/>
                  <w:right w:w="105" w:type="dxa"/>
                </w:tcMar>
                <w:vAlign w:val="center"/>
              </w:tcPr>
            </w:tcPrChange>
          </w:tcPr>
          <w:p w14:paraId="5AC3C83C" w14:textId="77777777" w:rsidR="005B03C5" w:rsidRPr="00084881" w:rsidRDefault="005B03C5">
            <w:pPr>
              <w:spacing w:line="250" w:lineRule="auto"/>
              <w:jc w:val="center"/>
              <w:rPr>
                <w:rFonts w:ascii="Calibri" w:hAnsi="Calibri" w:cs="Calibri"/>
                <w:sz w:val="20"/>
                <w:szCs w:val="20"/>
                <w:rPrChange w:id="153" w:author="To Thanh Thuy" w:date="2026-09-04T21:03:00Z" w16du:dateUtc="2026-09-04T14:03:00Z">
                  <w:rPr>
                    <w:rFonts w:asciiTheme="minorHAnsi" w:hAnsiTheme="minorHAnsi" w:cstheme="minorHAnsi"/>
                    <w:sz w:val="20"/>
                    <w:szCs w:val="20"/>
                  </w:rPr>
                </w:rPrChange>
              </w:rPr>
            </w:pPr>
            <w:r w:rsidRPr="00084881">
              <w:rPr>
                <w:rFonts w:ascii="Calibri" w:hAnsi="Calibri" w:cs="Calibri"/>
                <w:b/>
                <w:bCs/>
                <w:color w:val="FFFFFF"/>
                <w:sz w:val="20"/>
                <w:szCs w:val="20"/>
                <w:rPrChange w:id="154" w:author="To Thanh Thuy" w:date="2026-09-04T21:03:00Z" w16du:dateUtc="2026-09-04T14:03:00Z">
                  <w:rPr>
                    <w:rFonts w:asciiTheme="minorHAnsi" w:hAnsiTheme="minorHAnsi" w:cstheme="minorHAnsi"/>
                    <w:b/>
                    <w:bCs/>
                    <w:color w:val="FFFFFF"/>
                    <w:sz w:val="20"/>
                    <w:szCs w:val="20"/>
                  </w:rPr>
                </w:rPrChange>
              </w:rPr>
              <w:t>Mã số</w:t>
            </w:r>
          </w:p>
        </w:tc>
        <w:tc>
          <w:tcPr>
            <w:tcW w:w="2707" w:type="dxa"/>
            <w:tcBorders>
              <w:top w:val="single" w:sz="4" w:space="0" w:color="C9C9C9"/>
              <w:left w:val="single" w:sz="4" w:space="0" w:color="C9C9C9"/>
              <w:bottom w:val="single" w:sz="4" w:space="0" w:color="C9C9C9"/>
              <w:right w:val="single" w:sz="4" w:space="0" w:color="C9C9C9"/>
            </w:tcBorders>
            <w:shd w:val="clear" w:color="auto" w:fill="004A7D"/>
            <w:tcMar>
              <w:top w:w="55" w:type="dxa"/>
              <w:left w:w="105" w:type="dxa"/>
              <w:bottom w:w="55" w:type="dxa"/>
              <w:right w:w="105" w:type="dxa"/>
            </w:tcMar>
            <w:vAlign w:val="center"/>
            <w:tcPrChange w:id="155" w:author="To Thanh Thuy" w:date="2026-09-04T21:02:00Z" w16du:dateUtc="2026-09-04T14:02:00Z">
              <w:tcPr>
                <w:tcW w:w="2970" w:type="dxa"/>
                <w:gridSpan w:val="2"/>
                <w:tcBorders>
                  <w:top w:val="single" w:sz="4" w:space="0" w:color="C9C9C9"/>
                  <w:left w:val="single" w:sz="4" w:space="0" w:color="C9C9C9"/>
                  <w:bottom w:val="single" w:sz="4" w:space="0" w:color="C9C9C9"/>
                  <w:right w:val="single" w:sz="4" w:space="0" w:color="C9C9C9"/>
                </w:tcBorders>
                <w:shd w:val="clear" w:color="auto" w:fill="004A7D"/>
                <w:tcMar>
                  <w:top w:w="55" w:type="dxa"/>
                  <w:left w:w="105" w:type="dxa"/>
                  <w:bottom w:w="55" w:type="dxa"/>
                  <w:right w:w="105" w:type="dxa"/>
                </w:tcMar>
                <w:vAlign w:val="center"/>
              </w:tcPr>
            </w:tcPrChange>
          </w:tcPr>
          <w:p w14:paraId="23E5942B" w14:textId="77777777" w:rsidR="005B03C5" w:rsidRPr="00084881" w:rsidRDefault="005B03C5">
            <w:pPr>
              <w:spacing w:line="250" w:lineRule="auto"/>
              <w:jc w:val="center"/>
              <w:rPr>
                <w:rFonts w:ascii="Calibri" w:hAnsi="Calibri" w:cs="Calibri"/>
                <w:sz w:val="20"/>
                <w:szCs w:val="20"/>
                <w:rPrChange w:id="156" w:author="To Thanh Thuy" w:date="2026-09-04T21:03:00Z" w16du:dateUtc="2026-09-04T14:03:00Z">
                  <w:rPr>
                    <w:rFonts w:asciiTheme="minorHAnsi" w:hAnsiTheme="minorHAnsi" w:cstheme="minorHAnsi"/>
                    <w:sz w:val="20"/>
                    <w:szCs w:val="20"/>
                  </w:rPr>
                </w:rPrChange>
              </w:rPr>
            </w:pPr>
            <w:r w:rsidRPr="00084881">
              <w:rPr>
                <w:rFonts w:ascii="Calibri" w:hAnsi="Calibri" w:cs="Calibri"/>
                <w:b/>
                <w:bCs/>
                <w:color w:val="FFFFFF"/>
                <w:sz w:val="20"/>
                <w:szCs w:val="20"/>
                <w:rPrChange w:id="157" w:author="To Thanh Thuy" w:date="2026-09-04T21:03:00Z" w16du:dateUtc="2026-09-04T14:03:00Z">
                  <w:rPr>
                    <w:rFonts w:asciiTheme="minorHAnsi" w:hAnsiTheme="minorHAnsi" w:cstheme="minorHAnsi"/>
                    <w:b/>
                    <w:bCs/>
                    <w:color w:val="FFFFFF"/>
                    <w:sz w:val="20"/>
                    <w:szCs w:val="20"/>
                  </w:rPr>
                </w:rPrChange>
              </w:rPr>
              <w:t>Họ và tên</w:t>
            </w:r>
          </w:p>
        </w:tc>
        <w:tc>
          <w:tcPr>
            <w:tcW w:w="2930" w:type="dxa"/>
            <w:tcBorders>
              <w:top w:val="single" w:sz="4" w:space="0" w:color="C9C9C9"/>
              <w:left w:val="single" w:sz="4" w:space="0" w:color="C9C9C9"/>
              <w:bottom w:val="single" w:sz="4" w:space="0" w:color="C9C9C9"/>
              <w:right w:val="single" w:sz="4" w:space="0" w:color="C9C9C9"/>
            </w:tcBorders>
            <w:shd w:val="clear" w:color="auto" w:fill="004A7D"/>
            <w:tcPrChange w:id="158" w:author="To Thanh Thuy" w:date="2026-09-04T21:02:00Z" w16du:dateUtc="2026-09-04T14:02:00Z">
              <w:tcPr>
                <w:tcW w:w="2970" w:type="dxa"/>
                <w:gridSpan w:val="2"/>
                <w:tcBorders>
                  <w:top w:val="single" w:sz="4" w:space="0" w:color="C9C9C9"/>
                  <w:left w:val="single" w:sz="4" w:space="0" w:color="C9C9C9"/>
                  <w:bottom w:val="single" w:sz="4" w:space="0" w:color="C9C9C9"/>
                  <w:right w:val="single" w:sz="4" w:space="0" w:color="C9C9C9"/>
                </w:tcBorders>
                <w:shd w:val="clear" w:color="auto" w:fill="004A7D"/>
              </w:tcPr>
            </w:tcPrChange>
          </w:tcPr>
          <w:p w14:paraId="298A3D8F" w14:textId="77777777" w:rsidR="00836407" w:rsidRPr="00084881" w:rsidRDefault="005B03C5">
            <w:pPr>
              <w:spacing w:line="250" w:lineRule="auto"/>
              <w:jc w:val="center"/>
              <w:rPr>
                <w:ins w:id="159" w:author="To Thanh Thuy" w:date="2026-09-04T21:01:00Z" w16du:dateUtc="2026-09-04T14:01:00Z"/>
                <w:rFonts w:ascii="Calibri" w:hAnsi="Calibri" w:cs="Calibri"/>
                <w:b/>
                <w:bCs/>
                <w:color w:val="FFFFFF"/>
                <w:sz w:val="20"/>
                <w:szCs w:val="20"/>
                <w:lang w:val="en-US"/>
                <w:rPrChange w:id="160" w:author="To Thanh Thuy" w:date="2026-09-04T21:03:00Z" w16du:dateUtc="2026-09-04T14:03:00Z">
                  <w:rPr>
                    <w:ins w:id="161" w:author="To Thanh Thuy" w:date="2026-09-04T21:01:00Z" w16du:dateUtc="2026-09-04T14:01:00Z"/>
                    <w:rFonts w:asciiTheme="minorHAnsi" w:hAnsiTheme="minorHAnsi" w:cstheme="minorHAnsi"/>
                    <w:b/>
                    <w:bCs/>
                    <w:color w:val="FFFFFF"/>
                    <w:sz w:val="20"/>
                    <w:szCs w:val="20"/>
                    <w:lang w:val="en-US"/>
                  </w:rPr>
                </w:rPrChange>
              </w:rPr>
            </w:pPr>
            <w:ins w:id="162" w:author="To Thanh Thuy" w:date="2026-09-04T17:14:00Z" w16du:dateUtc="2026-09-04T10:14:00Z">
              <w:r w:rsidRPr="00084881">
                <w:rPr>
                  <w:rFonts w:ascii="Calibri" w:hAnsi="Calibri" w:cs="Calibri"/>
                  <w:b/>
                  <w:bCs/>
                  <w:color w:val="FFFFFF"/>
                  <w:sz w:val="20"/>
                  <w:szCs w:val="20"/>
                  <w:rPrChange w:id="163" w:author="To Thanh Thuy" w:date="2026-09-04T21:03:00Z" w16du:dateUtc="2026-09-04T14:03:00Z">
                    <w:rPr>
                      <w:rFonts w:asciiTheme="minorHAnsi" w:hAnsiTheme="minorHAnsi" w:cstheme="minorHAnsi"/>
                      <w:b/>
                      <w:bCs/>
                      <w:color w:val="FFFFFF"/>
                      <w:sz w:val="20"/>
                      <w:szCs w:val="20"/>
                      <w:lang w:val="en-US"/>
                    </w:rPr>
                  </w:rPrChange>
                </w:rPr>
                <w:t xml:space="preserve">CCCD/CMND </w:t>
              </w:r>
            </w:ins>
          </w:p>
          <w:p w14:paraId="4BC770A0" w14:textId="3775494F" w:rsidR="005B03C5" w:rsidRPr="00084881" w:rsidRDefault="005B03C5">
            <w:pPr>
              <w:spacing w:line="250" w:lineRule="auto"/>
              <w:jc w:val="center"/>
              <w:rPr>
                <w:rFonts w:ascii="Calibri" w:hAnsi="Calibri" w:cs="Calibri"/>
                <w:b/>
                <w:bCs/>
                <w:color w:val="FFFFFF"/>
                <w:sz w:val="20"/>
                <w:szCs w:val="20"/>
                <w:lang w:val="en-US"/>
                <w:rPrChange w:id="164" w:author="To Thanh Thuy" w:date="2026-09-04T21:03:00Z" w16du:dateUtc="2026-09-04T14:03:00Z">
                  <w:rPr>
                    <w:rFonts w:asciiTheme="minorHAnsi" w:hAnsiTheme="minorHAnsi" w:cstheme="minorHAnsi"/>
                    <w:b/>
                    <w:bCs/>
                    <w:color w:val="FFFFFF"/>
                    <w:sz w:val="20"/>
                    <w:szCs w:val="20"/>
                  </w:rPr>
                </w:rPrChange>
              </w:rPr>
            </w:pPr>
            <w:ins w:id="165" w:author="To Thanh Thuy" w:date="2026-09-04T17:14:00Z" w16du:dateUtc="2026-09-04T10:14:00Z">
              <w:r w:rsidRPr="00084881">
                <w:rPr>
                  <w:rFonts w:ascii="Calibri" w:hAnsi="Calibri" w:cs="Calibri"/>
                  <w:b/>
                  <w:bCs/>
                  <w:color w:val="FFFFFF"/>
                  <w:sz w:val="20"/>
                  <w:szCs w:val="20"/>
                  <w:rPrChange w:id="166" w:author="To Thanh Thuy" w:date="2026-09-04T21:03:00Z" w16du:dateUtc="2026-09-04T14:03:00Z">
                    <w:rPr>
                      <w:rFonts w:asciiTheme="minorHAnsi" w:hAnsiTheme="minorHAnsi" w:cstheme="minorHAnsi"/>
                      <w:b/>
                      <w:bCs/>
                      <w:color w:val="FFFFFF"/>
                      <w:sz w:val="20"/>
                      <w:szCs w:val="20"/>
                      <w:lang w:val="en-US"/>
                    </w:rPr>
                  </w:rPrChange>
                </w:rPr>
                <w:t>(Khi quản lý chưa có mã số)</w:t>
              </w:r>
            </w:ins>
          </w:p>
        </w:tc>
      </w:tr>
      <w:tr w:rsidR="005B03C5" w:rsidRPr="00084881" w14:paraId="43CC6F46" w14:textId="3D38781F" w:rsidTr="00AD7099">
        <w:trPr>
          <w:cantSplit/>
          <w:trHeight w:val="340"/>
          <w:trPrChange w:id="167" w:author="To Thanh Thuy" w:date="2026-09-04T21:02:00Z" w16du:dateUtc="2026-09-04T14:02:00Z">
            <w:trPr>
              <w:cantSplit/>
              <w:trHeight w:val="340"/>
            </w:trPr>
          </w:trPrChange>
        </w:trPr>
        <w:tc>
          <w:tcPr>
            <w:tcW w:w="2695" w:type="dxa"/>
            <w:tcBorders>
              <w:top w:val="single" w:sz="4" w:space="0" w:color="C9C9C9"/>
              <w:left w:val="single" w:sz="4" w:space="0" w:color="C9C9C9"/>
              <w:bottom w:val="single" w:sz="4" w:space="0" w:color="C9C9C9"/>
              <w:right w:val="single" w:sz="4" w:space="0" w:color="C9C9C9"/>
            </w:tcBorders>
            <w:tcMar>
              <w:top w:w="55" w:type="dxa"/>
              <w:left w:w="105" w:type="dxa"/>
              <w:bottom w:w="55" w:type="dxa"/>
              <w:right w:w="105" w:type="dxa"/>
            </w:tcMar>
            <w:vAlign w:val="center"/>
            <w:tcPrChange w:id="168" w:author="To Thanh Thuy" w:date="2026-09-04T21:02:00Z" w16du:dateUtc="2026-09-04T14:02:00Z">
              <w:tcPr>
                <w:tcW w:w="2695" w:type="dxa"/>
                <w:tcBorders>
                  <w:top w:val="single" w:sz="4" w:space="0" w:color="C9C9C9"/>
                  <w:left w:val="single" w:sz="4" w:space="0" w:color="C9C9C9"/>
                  <w:bottom w:val="single" w:sz="4" w:space="0" w:color="C9C9C9"/>
                  <w:right w:val="single" w:sz="4" w:space="0" w:color="C9C9C9"/>
                </w:tcBorders>
                <w:tcMar>
                  <w:top w:w="55" w:type="dxa"/>
                  <w:left w:w="105" w:type="dxa"/>
                  <w:bottom w:w="55" w:type="dxa"/>
                  <w:right w:w="105" w:type="dxa"/>
                </w:tcMar>
                <w:vAlign w:val="center"/>
              </w:tcPr>
            </w:tcPrChange>
          </w:tcPr>
          <w:p w14:paraId="653B70E5" w14:textId="54D7D892" w:rsidR="005B03C5" w:rsidRPr="00084881" w:rsidRDefault="005B03C5" w:rsidP="546E1219">
            <w:pPr>
              <w:spacing w:line="250" w:lineRule="auto"/>
              <w:rPr>
                <w:rFonts w:ascii="Calibri" w:hAnsi="Calibri" w:cs="Calibri"/>
                <w:sz w:val="20"/>
                <w:szCs w:val="20"/>
                <w:lang w:val="en-US"/>
                <w:rPrChange w:id="169" w:author="To Thanh Thuy" w:date="2026-09-04T21:03:00Z" w16du:dateUtc="2026-09-04T14:03:00Z">
                  <w:rPr>
                    <w:rFonts w:asciiTheme="minorHAnsi" w:hAnsiTheme="minorHAnsi" w:cstheme="minorBidi"/>
                    <w:sz w:val="20"/>
                    <w:szCs w:val="20"/>
                    <w:lang w:val="en-US"/>
                  </w:rPr>
                </w:rPrChange>
              </w:rPr>
            </w:pPr>
            <w:commentRangeStart w:id="170"/>
            <w:commentRangeStart w:id="171"/>
            <w:r w:rsidRPr="00084881">
              <w:rPr>
                <w:rFonts w:ascii="Calibri" w:hAnsi="Calibri" w:cs="Calibri"/>
                <w:sz w:val="20"/>
                <w:szCs w:val="20"/>
                <w:rPrChange w:id="172" w:author="To Thanh Thuy" w:date="2026-09-04T21:03:00Z" w16du:dateUtc="2026-09-04T14:03:00Z">
                  <w:rPr>
                    <w:b/>
                    <w:bCs/>
                  </w:rPr>
                </w:rPrChange>
              </w:rPr>
              <w:t>Người tuyển dụng (nếu có)</w:t>
            </w:r>
            <w:commentRangeEnd w:id="170"/>
            <w:r w:rsidR="00AD7099" w:rsidRPr="00084881">
              <w:rPr>
                <w:rStyle w:val="CommentReference"/>
                <w:rFonts w:ascii="Calibri" w:hAnsi="Calibri" w:cs="Calibri"/>
                <w:sz w:val="20"/>
                <w:szCs w:val="20"/>
                <w:lang w:val="en-US"/>
                <w:rPrChange w:id="173" w:author="To Thanh Thuy" w:date="2026-09-04T21:03:00Z" w16du:dateUtc="2026-09-04T14:03:00Z">
                  <w:rPr>
                    <w:rStyle w:val="CommentReference"/>
                    <w:rFonts w:asciiTheme="minorHAnsi" w:hAnsiTheme="minorHAnsi" w:cstheme="minorBidi"/>
                    <w:sz w:val="20"/>
                    <w:szCs w:val="20"/>
                    <w:lang w:val="en-US"/>
                  </w:rPr>
                </w:rPrChange>
              </w:rPr>
              <w:commentReference w:id="170"/>
            </w:r>
            <w:commentRangeEnd w:id="171"/>
            <w:r w:rsidR="007D0ED1" w:rsidRPr="00084881">
              <w:rPr>
                <w:rStyle w:val="CommentReference"/>
                <w:rFonts w:ascii="Calibri" w:hAnsi="Calibri" w:cs="Calibri"/>
                <w:sz w:val="20"/>
                <w:szCs w:val="20"/>
                <w:lang w:val="en-US"/>
                <w:rPrChange w:id="174" w:author="To Thanh Thuy" w:date="2026-09-04T21:03:00Z" w16du:dateUtc="2026-09-04T14:03:00Z">
                  <w:rPr>
                    <w:rStyle w:val="CommentReference"/>
                    <w:rFonts w:asciiTheme="minorHAnsi" w:hAnsiTheme="minorHAnsi" w:cstheme="minorBidi"/>
                    <w:sz w:val="20"/>
                    <w:szCs w:val="20"/>
                    <w:lang w:val="en-US"/>
                  </w:rPr>
                </w:rPrChange>
              </w:rPr>
              <w:commentReference w:id="171"/>
            </w:r>
          </w:p>
        </w:tc>
        <w:tc>
          <w:tcPr>
            <w:tcW w:w="1293" w:type="dxa"/>
            <w:tcBorders>
              <w:top w:val="single" w:sz="4" w:space="0" w:color="C9C9C9"/>
              <w:left w:val="single" w:sz="4" w:space="0" w:color="C9C9C9"/>
              <w:bottom w:val="single" w:sz="4" w:space="0" w:color="C9C9C9"/>
              <w:right w:val="single" w:sz="4" w:space="0" w:color="C9C9C9"/>
            </w:tcBorders>
            <w:tcMar>
              <w:top w:w="55" w:type="dxa"/>
              <w:left w:w="105" w:type="dxa"/>
              <w:bottom w:w="55" w:type="dxa"/>
              <w:right w:w="105" w:type="dxa"/>
            </w:tcMar>
            <w:vAlign w:val="center"/>
            <w:tcPrChange w:id="175" w:author="To Thanh Thuy" w:date="2026-09-04T21:02:00Z" w16du:dateUtc="2026-09-04T14:02:00Z">
              <w:tcPr>
                <w:tcW w:w="1620" w:type="dxa"/>
                <w:gridSpan w:val="2"/>
                <w:tcBorders>
                  <w:top w:val="single" w:sz="4" w:space="0" w:color="C9C9C9"/>
                  <w:left w:val="single" w:sz="4" w:space="0" w:color="C9C9C9"/>
                  <w:bottom w:val="single" w:sz="4" w:space="0" w:color="C9C9C9"/>
                  <w:right w:val="single" w:sz="4" w:space="0" w:color="C9C9C9"/>
                </w:tcBorders>
                <w:tcMar>
                  <w:top w:w="55" w:type="dxa"/>
                  <w:left w:w="105" w:type="dxa"/>
                  <w:bottom w:w="55" w:type="dxa"/>
                  <w:right w:w="105" w:type="dxa"/>
                </w:tcMar>
                <w:vAlign w:val="center"/>
              </w:tcPr>
            </w:tcPrChange>
          </w:tcPr>
          <w:p w14:paraId="3466E958" w14:textId="77777777" w:rsidR="005B03C5" w:rsidRPr="00084881" w:rsidRDefault="005B03C5">
            <w:pPr>
              <w:spacing w:line="250" w:lineRule="auto"/>
              <w:rPr>
                <w:rFonts w:ascii="Calibri" w:hAnsi="Calibri" w:cs="Calibri"/>
                <w:sz w:val="20"/>
                <w:szCs w:val="20"/>
                <w:rPrChange w:id="176" w:author="To Thanh Thuy" w:date="2026-09-04T21:03:00Z" w16du:dateUtc="2026-09-04T14:03:00Z">
                  <w:rPr>
                    <w:rFonts w:asciiTheme="minorHAnsi" w:hAnsiTheme="minorHAnsi" w:cstheme="minorHAnsi"/>
                    <w:sz w:val="20"/>
                    <w:szCs w:val="20"/>
                  </w:rPr>
                </w:rPrChange>
              </w:rPr>
            </w:pPr>
          </w:p>
        </w:tc>
        <w:tc>
          <w:tcPr>
            <w:tcW w:w="2707" w:type="dxa"/>
            <w:tcBorders>
              <w:top w:val="single" w:sz="4" w:space="0" w:color="C9C9C9"/>
              <w:left w:val="single" w:sz="4" w:space="0" w:color="C9C9C9"/>
              <w:bottom w:val="single" w:sz="4" w:space="0" w:color="C9C9C9"/>
              <w:right w:val="single" w:sz="4" w:space="0" w:color="C9C9C9"/>
            </w:tcBorders>
            <w:tcMar>
              <w:top w:w="55" w:type="dxa"/>
              <w:left w:w="105" w:type="dxa"/>
              <w:bottom w:w="55" w:type="dxa"/>
              <w:right w:w="105" w:type="dxa"/>
            </w:tcMar>
            <w:vAlign w:val="center"/>
            <w:tcPrChange w:id="177" w:author="To Thanh Thuy" w:date="2026-09-04T21:02:00Z" w16du:dateUtc="2026-09-04T14:02:00Z">
              <w:tcPr>
                <w:tcW w:w="2970" w:type="dxa"/>
                <w:gridSpan w:val="2"/>
                <w:tcBorders>
                  <w:top w:val="single" w:sz="4" w:space="0" w:color="C9C9C9"/>
                  <w:left w:val="single" w:sz="4" w:space="0" w:color="C9C9C9"/>
                  <w:bottom w:val="single" w:sz="4" w:space="0" w:color="C9C9C9"/>
                  <w:right w:val="single" w:sz="4" w:space="0" w:color="C9C9C9"/>
                </w:tcBorders>
                <w:tcMar>
                  <w:top w:w="55" w:type="dxa"/>
                  <w:left w:w="105" w:type="dxa"/>
                  <w:bottom w:w="55" w:type="dxa"/>
                  <w:right w:w="105" w:type="dxa"/>
                </w:tcMar>
                <w:vAlign w:val="center"/>
              </w:tcPr>
            </w:tcPrChange>
          </w:tcPr>
          <w:p w14:paraId="6B129AE0" w14:textId="77777777" w:rsidR="005B03C5" w:rsidRPr="00084881" w:rsidRDefault="005B03C5">
            <w:pPr>
              <w:spacing w:line="250" w:lineRule="auto"/>
              <w:rPr>
                <w:rFonts w:ascii="Calibri" w:hAnsi="Calibri" w:cs="Calibri"/>
                <w:sz w:val="20"/>
                <w:szCs w:val="20"/>
                <w:rPrChange w:id="178" w:author="To Thanh Thuy" w:date="2026-09-04T21:03:00Z" w16du:dateUtc="2026-09-04T14:03:00Z">
                  <w:rPr>
                    <w:rFonts w:asciiTheme="minorHAnsi" w:hAnsiTheme="minorHAnsi" w:cstheme="minorHAnsi"/>
                    <w:sz w:val="20"/>
                    <w:szCs w:val="20"/>
                  </w:rPr>
                </w:rPrChange>
              </w:rPr>
            </w:pPr>
          </w:p>
        </w:tc>
        <w:tc>
          <w:tcPr>
            <w:tcW w:w="2930" w:type="dxa"/>
            <w:tcBorders>
              <w:top w:val="single" w:sz="4" w:space="0" w:color="C9C9C9"/>
              <w:left w:val="single" w:sz="4" w:space="0" w:color="C9C9C9"/>
              <w:bottom w:val="single" w:sz="4" w:space="0" w:color="C9C9C9"/>
              <w:right w:val="single" w:sz="4" w:space="0" w:color="C9C9C9"/>
            </w:tcBorders>
            <w:tcPrChange w:id="179" w:author="To Thanh Thuy" w:date="2026-09-04T21:02:00Z" w16du:dateUtc="2026-09-04T14:02:00Z">
              <w:tcPr>
                <w:tcW w:w="2970" w:type="dxa"/>
                <w:gridSpan w:val="2"/>
                <w:tcBorders>
                  <w:top w:val="single" w:sz="4" w:space="0" w:color="C9C9C9"/>
                  <w:left w:val="single" w:sz="4" w:space="0" w:color="C9C9C9"/>
                  <w:bottom w:val="single" w:sz="4" w:space="0" w:color="C9C9C9"/>
                  <w:right w:val="single" w:sz="4" w:space="0" w:color="C9C9C9"/>
                </w:tcBorders>
              </w:tcPr>
            </w:tcPrChange>
          </w:tcPr>
          <w:p w14:paraId="3A6512D5" w14:textId="77777777" w:rsidR="005B03C5" w:rsidRPr="00084881" w:rsidRDefault="005B03C5">
            <w:pPr>
              <w:spacing w:line="250" w:lineRule="auto"/>
              <w:rPr>
                <w:rFonts w:ascii="Calibri" w:hAnsi="Calibri" w:cs="Calibri"/>
                <w:sz w:val="20"/>
                <w:szCs w:val="20"/>
                <w:rPrChange w:id="180" w:author="To Thanh Thuy" w:date="2026-09-04T21:03:00Z" w16du:dateUtc="2026-09-04T14:03:00Z">
                  <w:rPr>
                    <w:rFonts w:asciiTheme="minorHAnsi" w:hAnsiTheme="minorHAnsi" w:cstheme="minorHAnsi"/>
                    <w:sz w:val="20"/>
                    <w:szCs w:val="20"/>
                  </w:rPr>
                </w:rPrChange>
              </w:rPr>
            </w:pPr>
          </w:p>
        </w:tc>
      </w:tr>
      <w:tr w:rsidR="005B03C5" w:rsidRPr="00084881" w14:paraId="5B784987" w14:textId="5290397D" w:rsidTr="00AD7099">
        <w:trPr>
          <w:cantSplit/>
          <w:trHeight w:val="340"/>
          <w:trPrChange w:id="181" w:author="To Thanh Thuy" w:date="2026-09-04T21:02:00Z" w16du:dateUtc="2026-09-04T14:02:00Z">
            <w:trPr>
              <w:cantSplit/>
              <w:trHeight w:val="340"/>
            </w:trPr>
          </w:trPrChange>
        </w:trPr>
        <w:tc>
          <w:tcPr>
            <w:tcW w:w="2695" w:type="dxa"/>
            <w:tcBorders>
              <w:top w:val="single" w:sz="4" w:space="0" w:color="C9C9C9"/>
              <w:left w:val="single" w:sz="4" w:space="0" w:color="C9C9C9"/>
              <w:bottom w:val="single" w:sz="4" w:space="0" w:color="C9C9C9"/>
              <w:right w:val="single" w:sz="4" w:space="0" w:color="C9C9C9"/>
            </w:tcBorders>
            <w:tcMar>
              <w:top w:w="55" w:type="dxa"/>
              <w:left w:w="105" w:type="dxa"/>
              <w:bottom w:w="55" w:type="dxa"/>
              <w:right w:w="105" w:type="dxa"/>
            </w:tcMar>
            <w:vAlign w:val="center"/>
            <w:tcPrChange w:id="182" w:author="To Thanh Thuy" w:date="2026-09-04T21:02:00Z" w16du:dateUtc="2026-09-04T14:02:00Z">
              <w:tcPr>
                <w:tcW w:w="2695" w:type="dxa"/>
                <w:tcBorders>
                  <w:top w:val="single" w:sz="4" w:space="0" w:color="C9C9C9"/>
                  <w:left w:val="single" w:sz="4" w:space="0" w:color="C9C9C9"/>
                  <w:bottom w:val="single" w:sz="4" w:space="0" w:color="C9C9C9"/>
                  <w:right w:val="single" w:sz="4" w:space="0" w:color="C9C9C9"/>
                </w:tcBorders>
                <w:tcMar>
                  <w:top w:w="55" w:type="dxa"/>
                  <w:left w:w="105" w:type="dxa"/>
                  <w:bottom w:w="55" w:type="dxa"/>
                  <w:right w:w="105" w:type="dxa"/>
                </w:tcMar>
                <w:vAlign w:val="center"/>
              </w:tcPr>
            </w:tcPrChange>
          </w:tcPr>
          <w:p w14:paraId="14D5997D" w14:textId="77777777" w:rsidR="005B03C5" w:rsidRPr="00084881" w:rsidRDefault="005B03C5" w:rsidP="546E1219">
            <w:pPr>
              <w:spacing w:line="250" w:lineRule="auto"/>
              <w:rPr>
                <w:rFonts w:ascii="Calibri" w:hAnsi="Calibri" w:cs="Calibri"/>
                <w:sz w:val="20"/>
                <w:szCs w:val="20"/>
                <w:lang w:val="en-US"/>
                <w:rPrChange w:id="183" w:author="To Thanh Thuy" w:date="2026-09-04T21:03:00Z" w16du:dateUtc="2026-09-04T14:03:00Z">
                  <w:rPr>
                    <w:rFonts w:asciiTheme="minorHAnsi" w:hAnsiTheme="minorHAnsi" w:cstheme="minorBidi"/>
                    <w:sz w:val="20"/>
                    <w:szCs w:val="20"/>
                    <w:lang w:val="en-US"/>
                  </w:rPr>
                </w:rPrChange>
              </w:rPr>
            </w:pPr>
            <w:r w:rsidRPr="00084881">
              <w:rPr>
                <w:rFonts w:ascii="Calibri" w:hAnsi="Calibri" w:cs="Calibri"/>
                <w:sz w:val="20"/>
                <w:szCs w:val="20"/>
                <w:rPrChange w:id="184" w:author="To Thanh Thuy" w:date="2026-09-04T21:03:00Z" w16du:dateUtc="2026-09-04T14:03:00Z">
                  <w:rPr>
                    <w:rFonts w:asciiTheme="minorHAnsi" w:hAnsiTheme="minorHAnsi" w:cstheme="minorBidi"/>
                    <w:b/>
                    <w:bCs/>
                    <w:sz w:val="20"/>
                    <w:szCs w:val="20"/>
                  </w:rPr>
                </w:rPrChange>
              </w:rPr>
              <w:t>Người giới thiệu (nếu có)</w:t>
            </w:r>
          </w:p>
        </w:tc>
        <w:tc>
          <w:tcPr>
            <w:tcW w:w="1293" w:type="dxa"/>
            <w:tcBorders>
              <w:top w:val="single" w:sz="4" w:space="0" w:color="C9C9C9"/>
              <w:left w:val="single" w:sz="4" w:space="0" w:color="C9C9C9"/>
              <w:bottom w:val="single" w:sz="4" w:space="0" w:color="C9C9C9"/>
              <w:right w:val="single" w:sz="4" w:space="0" w:color="C9C9C9"/>
            </w:tcBorders>
            <w:tcMar>
              <w:top w:w="55" w:type="dxa"/>
              <w:left w:w="105" w:type="dxa"/>
              <w:bottom w:w="55" w:type="dxa"/>
              <w:right w:w="105" w:type="dxa"/>
            </w:tcMar>
            <w:vAlign w:val="center"/>
            <w:tcPrChange w:id="185" w:author="To Thanh Thuy" w:date="2026-09-04T21:02:00Z" w16du:dateUtc="2026-09-04T14:02:00Z">
              <w:tcPr>
                <w:tcW w:w="1620" w:type="dxa"/>
                <w:gridSpan w:val="2"/>
                <w:tcBorders>
                  <w:top w:val="single" w:sz="4" w:space="0" w:color="C9C9C9"/>
                  <w:left w:val="single" w:sz="4" w:space="0" w:color="C9C9C9"/>
                  <w:bottom w:val="single" w:sz="4" w:space="0" w:color="C9C9C9"/>
                  <w:right w:val="single" w:sz="4" w:space="0" w:color="C9C9C9"/>
                </w:tcBorders>
                <w:tcMar>
                  <w:top w:w="55" w:type="dxa"/>
                  <w:left w:w="105" w:type="dxa"/>
                  <w:bottom w:w="55" w:type="dxa"/>
                  <w:right w:w="105" w:type="dxa"/>
                </w:tcMar>
                <w:vAlign w:val="center"/>
              </w:tcPr>
            </w:tcPrChange>
          </w:tcPr>
          <w:p w14:paraId="616E07B5" w14:textId="77777777" w:rsidR="005B03C5" w:rsidRPr="00084881" w:rsidRDefault="005B03C5">
            <w:pPr>
              <w:spacing w:line="250" w:lineRule="auto"/>
              <w:rPr>
                <w:rFonts w:ascii="Calibri" w:hAnsi="Calibri" w:cs="Calibri"/>
                <w:sz w:val="20"/>
                <w:szCs w:val="20"/>
                <w:rPrChange w:id="186" w:author="To Thanh Thuy" w:date="2026-09-04T21:03:00Z" w16du:dateUtc="2026-09-04T14:03:00Z">
                  <w:rPr>
                    <w:rFonts w:asciiTheme="minorHAnsi" w:hAnsiTheme="minorHAnsi" w:cstheme="minorHAnsi"/>
                    <w:sz w:val="20"/>
                    <w:szCs w:val="20"/>
                  </w:rPr>
                </w:rPrChange>
              </w:rPr>
            </w:pPr>
            <w:r w:rsidRPr="00084881">
              <w:rPr>
                <w:rFonts w:ascii="Calibri" w:hAnsi="Calibri" w:cs="Calibri"/>
                <w:sz w:val="20"/>
                <w:szCs w:val="20"/>
                <w:rPrChange w:id="187" w:author="To Thanh Thuy" w:date="2026-09-04T21:03:00Z" w16du:dateUtc="2026-09-04T14:03:00Z">
                  <w:rPr>
                    <w:rFonts w:asciiTheme="minorHAnsi" w:hAnsiTheme="minorHAnsi" w:cstheme="minorHAnsi"/>
                    <w:sz w:val="20"/>
                    <w:szCs w:val="20"/>
                  </w:rPr>
                </w:rPrChange>
              </w:rPr>
              <w:t xml:space="preserve"> </w:t>
            </w:r>
          </w:p>
        </w:tc>
        <w:tc>
          <w:tcPr>
            <w:tcW w:w="2707" w:type="dxa"/>
            <w:tcBorders>
              <w:top w:val="single" w:sz="4" w:space="0" w:color="C9C9C9"/>
              <w:left w:val="single" w:sz="4" w:space="0" w:color="C9C9C9"/>
              <w:bottom w:val="single" w:sz="4" w:space="0" w:color="C9C9C9"/>
              <w:right w:val="single" w:sz="4" w:space="0" w:color="C9C9C9"/>
            </w:tcBorders>
            <w:tcMar>
              <w:top w:w="55" w:type="dxa"/>
              <w:left w:w="105" w:type="dxa"/>
              <w:bottom w:w="55" w:type="dxa"/>
              <w:right w:w="105" w:type="dxa"/>
            </w:tcMar>
            <w:vAlign w:val="center"/>
            <w:tcPrChange w:id="188" w:author="To Thanh Thuy" w:date="2026-09-04T21:02:00Z" w16du:dateUtc="2026-09-04T14:02:00Z">
              <w:tcPr>
                <w:tcW w:w="2970" w:type="dxa"/>
                <w:gridSpan w:val="2"/>
                <w:tcBorders>
                  <w:top w:val="single" w:sz="4" w:space="0" w:color="C9C9C9"/>
                  <w:left w:val="single" w:sz="4" w:space="0" w:color="C9C9C9"/>
                  <w:bottom w:val="single" w:sz="4" w:space="0" w:color="C9C9C9"/>
                  <w:right w:val="single" w:sz="4" w:space="0" w:color="C9C9C9"/>
                </w:tcBorders>
                <w:tcMar>
                  <w:top w:w="55" w:type="dxa"/>
                  <w:left w:w="105" w:type="dxa"/>
                  <w:bottom w:w="55" w:type="dxa"/>
                  <w:right w:w="105" w:type="dxa"/>
                </w:tcMar>
                <w:vAlign w:val="center"/>
              </w:tcPr>
            </w:tcPrChange>
          </w:tcPr>
          <w:p w14:paraId="552A868A" w14:textId="77777777" w:rsidR="005B03C5" w:rsidRPr="00084881" w:rsidRDefault="005B03C5">
            <w:pPr>
              <w:spacing w:line="250" w:lineRule="auto"/>
              <w:rPr>
                <w:rFonts w:ascii="Calibri" w:hAnsi="Calibri" w:cs="Calibri"/>
                <w:sz w:val="20"/>
                <w:szCs w:val="20"/>
                <w:rPrChange w:id="189" w:author="To Thanh Thuy" w:date="2026-09-04T21:03:00Z" w16du:dateUtc="2026-09-04T14:03:00Z">
                  <w:rPr>
                    <w:rFonts w:asciiTheme="minorHAnsi" w:hAnsiTheme="minorHAnsi" w:cstheme="minorHAnsi"/>
                    <w:sz w:val="20"/>
                    <w:szCs w:val="20"/>
                  </w:rPr>
                </w:rPrChange>
              </w:rPr>
            </w:pPr>
            <w:r w:rsidRPr="00084881">
              <w:rPr>
                <w:rFonts w:ascii="Calibri" w:hAnsi="Calibri" w:cs="Calibri"/>
                <w:sz w:val="20"/>
                <w:szCs w:val="20"/>
                <w:rPrChange w:id="190" w:author="To Thanh Thuy" w:date="2026-09-04T21:03:00Z" w16du:dateUtc="2026-09-04T14:03:00Z">
                  <w:rPr>
                    <w:rFonts w:asciiTheme="minorHAnsi" w:hAnsiTheme="minorHAnsi" w:cstheme="minorHAnsi"/>
                    <w:sz w:val="20"/>
                    <w:szCs w:val="20"/>
                  </w:rPr>
                </w:rPrChange>
              </w:rPr>
              <w:t xml:space="preserve"> </w:t>
            </w:r>
          </w:p>
        </w:tc>
        <w:tc>
          <w:tcPr>
            <w:tcW w:w="2930" w:type="dxa"/>
            <w:tcBorders>
              <w:top w:val="single" w:sz="4" w:space="0" w:color="C9C9C9"/>
              <w:left w:val="single" w:sz="4" w:space="0" w:color="C9C9C9"/>
              <w:bottom w:val="single" w:sz="4" w:space="0" w:color="C9C9C9"/>
              <w:right w:val="single" w:sz="4" w:space="0" w:color="C9C9C9"/>
            </w:tcBorders>
            <w:tcPrChange w:id="191" w:author="To Thanh Thuy" w:date="2026-09-04T21:02:00Z" w16du:dateUtc="2026-09-04T14:02:00Z">
              <w:tcPr>
                <w:tcW w:w="2970" w:type="dxa"/>
                <w:gridSpan w:val="2"/>
                <w:tcBorders>
                  <w:top w:val="single" w:sz="4" w:space="0" w:color="C9C9C9"/>
                  <w:left w:val="single" w:sz="4" w:space="0" w:color="C9C9C9"/>
                  <w:bottom w:val="single" w:sz="4" w:space="0" w:color="C9C9C9"/>
                  <w:right w:val="single" w:sz="4" w:space="0" w:color="C9C9C9"/>
                </w:tcBorders>
              </w:tcPr>
            </w:tcPrChange>
          </w:tcPr>
          <w:p w14:paraId="01FA4E86" w14:textId="77777777" w:rsidR="005B03C5" w:rsidRPr="00084881" w:rsidRDefault="005B03C5">
            <w:pPr>
              <w:spacing w:line="250" w:lineRule="auto"/>
              <w:rPr>
                <w:rFonts w:ascii="Calibri" w:hAnsi="Calibri" w:cs="Calibri"/>
                <w:sz w:val="20"/>
                <w:szCs w:val="20"/>
                <w:rPrChange w:id="192" w:author="To Thanh Thuy" w:date="2026-09-04T21:03:00Z" w16du:dateUtc="2026-09-04T14:03:00Z">
                  <w:rPr>
                    <w:rFonts w:asciiTheme="minorHAnsi" w:hAnsiTheme="minorHAnsi" w:cstheme="minorHAnsi"/>
                    <w:sz w:val="20"/>
                    <w:szCs w:val="20"/>
                  </w:rPr>
                </w:rPrChange>
              </w:rPr>
            </w:pPr>
          </w:p>
        </w:tc>
      </w:tr>
    </w:tbl>
    <w:p w14:paraId="6E745D1A" w14:textId="77777777" w:rsidR="00DE4A8B" w:rsidRDefault="00DE4A8B">
      <w:pPr>
        <w:pStyle w:val="Heading3"/>
        <w:rPr>
          <w:ins w:id="193" w:author="To Thanh Thuy" w:date="2026-09-04T21:08:00Z" w16du:dateUtc="2026-09-04T14:08:00Z"/>
          <w:rFonts w:ascii="Calibri" w:hAnsi="Calibri" w:cs="Calibri"/>
          <w:sz w:val="20"/>
          <w:szCs w:val="20"/>
          <w:lang w:val="en-US"/>
        </w:rPr>
      </w:pPr>
    </w:p>
    <w:p w14:paraId="4BF9A161" w14:textId="77777777" w:rsidR="00DE4A8B" w:rsidRDefault="00DE4A8B">
      <w:pPr>
        <w:pStyle w:val="Heading3"/>
        <w:rPr>
          <w:ins w:id="194" w:author="To Thanh Thuy" w:date="2026-09-04T21:08:00Z" w16du:dateUtc="2026-09-04T14:08:00Z"/>
          <w:rFonts w:ascii="Calibri" w:hAnsi="Calibri" w:cs="Calibri"/>
          <w:sz w:val="20"/>
          <w:szCs w:val="20"/>
          <w:lang w:val="en-US"/>
        </w:rPr>
      </w:pPr>
    </w:p>
    <w:p w14:paraId="3631921F" w14:textId="77777777" w:rsidR="00DE4A8B" w:rsidRDefault="00DE4A8B">
      <w:pPr>
        <w:pStyle w:val="Heading3"/>
        <w:rPr>
          <w:ins w:id="195" w:author="To Thanh Thuy" w:date="2026-09-04T21:08:00Z" w16du:dateUtc="2026-09-04T14:08:00Z"/>
          <w:rFonts w:ascii="Calibri" w:hAnsi="Calibri" w:cs="Calibri"/>
          <w:sz w:val="20"/>
          <w:szCs w:val="20"/>
          <w:lang w:val="en-US"/>
        </w:rPr>
      </w:pPr>
    </w:p>
    <w:p w14:paraId="30A9A160" w14:textId="57CEDE43" w:rsidR="009D7343" w:rsidRPr="00084881" w:rsidRDefault="00767518">
      <w:pPr>
        <w:pStyle w:val="Heading3"/>
        <w:rPr>
          <w:rFonts w:ascii="Calibri" w:hAnsi="Calibri" w:cs="Calibri"/>
          <w:sz w:val="20"/>
          <w:szCs w:val="20"/>
          <w:lang w:val="en-US"/>
          <w:rPrChange w:id="196" w:author="To Thanh Thuy" w:date="2026-09-04T21:03:00Z" w16du:dateUtc="2026-09-04T14:03:00Z">
            <w:rPr>
              <w:rFonts w:asciiTheme="minorHAnsi" w:hAnsiTheme="minorHAnsi" w:cstheme="minorHAnsi"/>
              <w:sz w:val="20"/>
              <w:szCs w:val="20"/>
            </w:rPr>
          </w:rPrChange>
        </w:rPr>
      </w:pPr>
      <w:del w:id="197" w:author="To Thanh Thuy" w:date="2026-09-04T21:02:00Z" w16du:dateUtc="2026-09-04T14:02:00Z">
        <w:r w:rsidRPr="00084881" w:rsidDel="00AD7099">
          <w:rPr>
            <w:rFonts w:ascii="Calibri" w:hAnsi="Calibri" w:cs="Calibri"/>
            <w:sz w:val="20"/>
            <w:szCs w:val="20"/>
            <w:rPrChange w:id="198" w:author="To Thanh Thuy" w:date="2026-09-04T21:03:00Z" w16du:dateUtc="2026-09-04T14:03:00Z">
              <w:rPr>
                <w:rFonts w:asciiTheme="minorHAnsi" w:hAnsiTheme="minorHAnsi" w:cstheme="minorHAnsi"/>
                <w:sz w:val="20"/>
                <w:szCs w:val="20"/>
              </w:rPr>
            </w:rPrChange>
          </w:rPr>
          <w:lastRenderedPageBreak/>
          <w:delText>Thông tin cá nhân</w:delText>
        </w:r>
      </w:del>
      <w:ins w:id="199" w:author="To Thanh Thuy" w:date="2026-09-04T21:02:00Z" w16du:dateUtc="2026-09-04T14:02:00Z">
        <w:r w:rsidR="00AD7099" w:rsidRPr="00084881">
          <w:rPr>
            <w:rFonts w:ascii="Calibri" w:hAnsi="Calibri" w:cs="Calibri"/>
            <w:sz w:val="20"/>
            <w:szCs w:val="20"/>
            <w:lang w:val="en-US"/>
            <w:rPrChange w:id="200" w:author="To Thanh Thuy" w:date="2026-09-04T21:03:00Z" w16du:dateUtc="2026-09-04T14:03:00Z">
              <w:rPr>
                <w:rFonts w:asciiTheme="minorHAnsi" w:hAnsiTheme="minorHAnsi" w:cstheme="minorHAnsi"/>
                <w:sz w:val="20"/>
                <w:szCs w:val="20"/>
                <w:lang w:val="en-US"/>
              </w:rPr>
            </w:rPrChange>
          </w:rPr>
          <w:t>THÔNG TIN CÁ NHÂN</w:t>
        </w:r>
      </w:ins>
    </w:p>
    <w:p w14:paraId="76A0B7D6" w14:textId="549212E8" w:rsidR="009D7343" w:rsidRPr="000C6B0F" w:rsidRDefault="00767518">
      <w:pPr>
        <w:spacing w:after="110" w:line="300" w:lineRule="auto"/>
        <w:rPr>
          <w:rFonts w:ascii="Calibri" w:hAnsi="Calibri" w:cs="Calibri"/>
          <w:sz w:val="20"/>
          <w:szCs w:val="20"/>
          <w:lang w:val="en-US"/>
          <w:rPrChange w:id="201" w:author="To Thanh Thuy" w:date="2026-09-04T21:09:00Z" w16du:dateUtc="2026-09-04T14:09:00Z">
            <w:rPr>
              <w:rFonts w:asciiTheme="minorHAnsi" w:hAnsiTheme="minorHAnsi" w:cstheme="minorHAnsi"/>
              <w:sz w:val="20"/>
              <w:szCs w:val="20"/>
              <w:lang w:val="en-US"/>
            </w:rPr>
          </w:rPrChange>
        </w:rPr>
      </w:pPr>
      <w:r w:rsidRPr="00084881">
        <w:rPr>
          <w:rFonts w:ascii="Calibri" w:hAnsi="Calibri" w:cs="Calibri"/>
          <w:sz w:val="20"/>
          <w:szCs w:val="20"/>
          <w:rPrChange w:id="202" w:author="To Thanh Thuy" w:date="2026-09-04T21:03:00Z" w16du:dateUtc="2026-09-04T14:03:00Z">
            <w:rPr>
              <w:rFonts w:asciiTheme="minorHAnsi" w:hAnsiTheme="minorHAnsi" w:cstheme="minorHAnsi"/>
              <w:sz w:val="20"/>
              <w:szCs w:val="20"/>
            </w:rPr>
          </w:rPrChange>
        </w:rPr>
        <w:t>Họ và tên:</w:t>
      </w:r>
      <w:r w:rsidRPr="00084881">
        <w:rPr>
          <w:rFonts w:ascii="Calibri" w:hAnsi="Calibri" w:cs="Calibri"/>
          <w:color w:val="B0B0B0"/>
          <w:sz w:val="20"/>
          <w:szCs w:val="20"/>
          <w:rPrChange w:id="203" w:author="To Thanh Thuy" w:date="2026-09-04T21:03:00Z" w16du:dateUtc="2026-09-04T14:03:00Z">
            <w:rPr>
              <w:rFonts w:asciiTheme="minorHAnsi" w:hAnsiTheme="minorHAnsi" w:cstheme="minorHAnsi"/>
              <w:color w:val="B0B0B0"/>
              <w:sz w:val="20"/>
              <w:szCs w:val="20"/>
            </w:rPr>
          </w:rPrChange>
        </w:rPr>
        <w:t xml:space="preserve"> …………………………………………………………………………………………………………………………</w:t>
      </w:r>
      <w:ins w:id="204" w:author="To Thanh Thuy" w:date="2026-09-04T21:09:00Z" w16du:dateUtc="2026-09-04T14:09:00Z">
        <w:r w:rsidR="000C6B0F">
          <w:rPr>
            <w:rFonts w:ascii="Calibri" w:hAnsi="Calibri" w:cs="Calibri"/>
            <w:color w:val="B0B0B0"/>
            <w:sz w:val="20"/>
            <w:szCs w:val="20"/>
            <w:lang w:val="en-US"/>
          </w:rPr>
          <w:t>………………………………..</w:t>
        </w:r>
      </w:ins>
    </w:p>
    <w:p w14:paraId="0EB99664" w14:textId="2F4090CE" w:rsidR="009D7343" w:rsidRPr="00084881" w:rsidRDefault="00767518">
      <w:pPr>
        <w:spacing w:after="110" w:line="300" w:lineRule="auto"/>
        <w:rPr>
          <w:rFonts w:ascii="Calibri" w:hAnsi="Calibri" w:cs="Calibri"/>
          <w:sz w:val="20"/>
          <w:szCs w:val="20"/>
          <w:rPrChange w:id="205" w:author="To Thanh Thuy" w:date="2026-09-04T21:03:00Z" w16du:dateUtc="2026-09-04T14:03:00Z">
            <w:rPr>
              <w:rFonts w:asciiTheme="minorHAnsi" w:hAnsiTheme="minorHAnsi" w:cstheme="minorHAnsi"/>
              <w:sz w:val="20"/>
              <w:szCs w:val="20"/>
            </w:rPr>
          </w:rPrChange>
        </w:rPr>
      </w:pPr>
      <w:r w:rsidRPr="00084881">
        <w:rPr>
          <w:rFonts w:ascii="Calibri" w:hAnsi="Calibri" w:cs="Calibri"/>
          <w:sz w:val="20"/>
          <w:szCs w:val="20"/>
          <w:rPrChange w:id="206" w:author="To Thanh Thuy" w:date="2026-09-04T21:03:00Z" w16du:dateUtc="2026-09-04T14:03:00Z">
            <w:rPr>
              <w:rFonts w:asciiTheme="minorHAnsi" w:hAnsiTheme="minorHAnsi" w:cstheme="minorHAnsi"/>
              <w:sz w:val="20"/>
              <w:szCs w:val="20"/>
            </w:rPr>
          </w:rPrChange>
        </w:rPr>
        <w:t xml:space="preserve">Ngày sinh: </w:t>
      </w:r>
      <w:r w:rsidRPr="00084881">
        <w:rPr>
          <w:rFonts w:ascii="Calibri" w:hAnsi="Calibri" w:cs="Calibri"/>
          <w:color w:val="B0B0B0"/>
          <w:sz w:val="20"/>
          <w:szCs w:val="20"/>
          <w:rPrChange w:id="207" w:author="To Thanh Thuy" w:date="2026-09-04T21:03:00Z" w16du:dateUtc="2026-09-04T14:03:00Z">
            <w:rPr>
              <w:rFonts w:asciiTheme="minorHAnsi" w:hAnsiTheme="minorHAnsi" w:cstheme="minorHAnsi"/>
              <w:color w:val="B0B0B0"/>
              <w:sz w:val="20"/>
              <w:szCs w:val="20"/>
            </w:rPr>
          </w:rPrChange>
        </w:rPr>
        <w:t>……………………………</w:t>
      </w:r>
      <w:r w:rsidRPr="00084881">
        <w:rPr>
          <w:rFonts w:ascii="Calibri" w:hAnsi="Calibri" w:cs="Calibri"/>
          <w:sz w:val="20"/>
          <w:szCs w:val="20"/>
          <w:rPrChange w:id="208" w:author="To Thanh Thuy" w:date="2026-09-04T21:03:00Z" w16du:dateUtc="2026-09-04T14:03:00Z">
            <w:rPr>
              <w:rFonts w:asciiTheme="minorHAnsi" w:hAnsiTheme="minorHAnsi" w:cstheme="minorHAnsi"/>
              <w:sz w:val="20"/>
              <w:szCs w:val="20"/>
            </w:rPr>
          </w:rPrChange>
        </w:rPr>
        <w:t xml:space="preserve"> Nơi sinh:</w:t>
      </w:r>
      <w:r w:rsidRPr="00084881">
        <w:rPr>
          <w:rFonts w:ascii="Calibri" w:hAnsi="Calibri" w:cs="Calibri"/>
          <w:color w:val="B0B0B0"/>
          <w:sz w:val="20"/>
          <w:szCs w:val="20"/>
          <w:rPrChange w:id="209" w:author="To Thanh Thuy" w:date="2026-09-04T21:03:00Z" w16du:dateUtc="2026-09-04T14:03:00Z">
            <w:rPr>
              <w:rFonts w:asciiTheme="minorHAnsi" w:hAnsiTheme="minorHAnsi" w:cstheme="minorHAnsi"/>
              <w:color w:val="B0B0B0"/>
              <w:sz w:val="20"/>
              <w:szCs w:val="20"/>
            </w:rPr>
          </w:rPrChange>
        </w:rPr>
        <w:t>………………</w:t>
      </w:r>
      <w:r w:rsidRPr="00084881">
        <w:rPr>
          <w:rFonts w:ascii="Calibri" w:hAnsi="Calibri" w:cs="Calibri"/>
          <w:color w:val="B0B0B0"/>
          <w:sz w:val="20"/>
          <w:szCs w:val="20"/>
          <w:lang w:val="en-US"/>
          <w:rPrChange w:id="210" w:author="To Thanh Thuy" w:date="2026-09-04T21:03:00Z" w16du:dateUtc="2026-09-04T14:03:00Z">
            <w:rPr>
              <w:rFonts w:asciiTheme="minorHAnsi" w:hAnsiTheme="minorHAnsi" w:cstheme="minorHAnsi"/>
              <w:color w:val="B0B0B0"/>
              <w:sz w:val="20"/>
              <w:szCs w:val="20"/>
              <w:lang w:val="en-US"/>
            </w:rPr>
          </w:rPrChange>
        </w:rPr>
        <w:t>……………...</w:t>
      </w:r>
      <w:r w:rsidRPr="00084881">
        <w:rPr>
          <w:rFonts w:ascii="Calibri" w:hAnsi="Calibri" w:cs="Calibri"/>
          <w:sz w:val="20"/>
          <w:szCs w:val="20"/>
          <w:rPrChange w:id="211" w:author="To Thanh Thuy" w:date="2026-09-04T21:03:00Z" w16du:dateUtc="2026-09-04T14:03:00Z">
            <w:rPr>
              <w:rFonts w:asciiTheme="minorHAnsi" w:hAnsiTheme="minorHAnsi" w:cstheme="minorHAnsi"/>
              <w:sz w:val="20"/>
              <w:szCs w:val="20"/>
            </w:rPr>
          </w:rPrChange>
        </w:rPr>
        <w:t xml:space="preserve">Giới tính:  </w:t>
      </w:r>
      <w:r w:rsidRPr="00084881">
        <w:rPr>
          <w:rFonts w:ascii="Segoe UI Symbol" w:hAnsi="Segoe UI Symbol" w:cs="Segoe UI Symbol"/>
          <w:sz w:val="20"/>
          <w:szCs w:val="20"/>
        </w:rPr>
        <w:t>☐</w:t>
      </w:r>
      <w:r w:rsidRPr="00084881">
        <w:rPr>
          <w:rFonts w:ascii="Calibri" w:hAnsi="Calibri" w:cs="Calibri"/>
          <w:sz w:val="20"/>
          <w:szCs w:val="20"/>
          <w:rPrChange w:id="212" w:author="To Thanh Thuy" w:date="2026-09-04T21:03:00Z" w16du:dateUtc="2026-09-04T14:03:00Z">
            <w:rPr>
              <w:rFonts w:asciiTheme="minorHAnsi" w:hAnsiTheme="minorHAnsi" w:cstheme="minorHAnsi"/>
              <w:sz w:val="20"/>
              <w:szCs w:val="20"/>
            </w:rPr>
          </w:rPrChange>
        </w:rPr>
        <w:t xml:space="preserve"> Nam  </w:t>
      </w:r>
      <w:r w:rsidRPr="00084881">
        <w:rPr>
          <w:rFonts w:ascii="Segoe UI Symbol" w:hAnsi="Segoe UI Symbol" w:cs="Segoe UI Symbol"/>
          <w:sz w:val="20"/>
          <w:szCs w:val="20"/>
        </w:rPr>
        <w:t>☐</w:t>
      </w:r>
      <w:r w:rsidRPr="00084881">
        <w:rPr>
          <w:rFonts w:ascii="Calibri" w:hAnsi="Calibri" w:cs="Calibri"/>
          <w:sz w:val="20"/>
          <w:szCs w:val="20"/>
          <w:rPrChange w:id="213" w:author="To Thanh Thuy" w:date="2026-09-04T21:03:00Z" w16du:dateUtc="2026-09-04T14:03:00Z">
            <w:rPr>
              <w:rFonts w:asciiTheme="minorHAnsi" w:hAnsiTheme="minorHAnsi" w:cstheme="minorHAnsi"/>
              <w:sz w:val="20"/>
              <w:szCs w:val="20"/>
            </w:rPr>
          </w:rPrChange>
        </w:rPr>
        <w:t xml:space="preserve"> Nữ</w:t>
      </w:r>
      <w:r w:rsidRPr="00084881">
        <w:rPr>
          <w:rFonts w:ascii="Calibri" w:hAnsi="Calibri" w:cs="Calibri"/>
          <w:color w:val="B0B0B0"/>
          <w:sz w:val="20"/>
          <w:szCs w:val="20"/>
          <w:rPrChange w:id="214" w:author="To Thanh Thuy" w:date="2026-09-04T21:03:00Z" w16du:dateUtc="2026-09-04T14:03:00Z">
            <w:rPr>
              <w:rFonts w:asciiTheme="minorHAnsi" w:hAnsiTheme="minorHAnsi" w:cstheme="minorHAnsi"/>
              <w:color w:val="B0B0B0"/>
              <w:sz w:val="20"/>
              <w:szCs w:val="20"/>
            </w:rPr>
          </w:rPrChange>
        </w:rPr>
        <w:t xml:space="preserve"> </w:t>
      </w:r>
    </w:p>
    <w:p w14:paraId="00CB215F" w14:textId="3D503626" w:rsidR="009D7343" w:rsidRPr="009A3967" w:rsidRDefault="00767518">
      <w:pPr>
        <w:spacing w:after="110" w:line="300" w:lineRule="auto"/>
        <w:rPr>
          <w:ins w:id="215" w:author="To Thanh Thuy" w:date="2026-09-04T21:08:00Z" w16du:dateUtc="2026-09-04T14:08:00Z"/>
          <w:rFonts w:ascii="Calibri" w:hAnsi="Calibri" w:cs="Calibri"/>
          <w:color w:val="B0B0B0"/>
          <w:sz w:val="20"/>
          <w:szCs w:val="20"/>
          <w:lang w:val="en-US"/>
        </w:rPr>
      </w:pPr>
      <w:r w:rsidRPr="00084881">
        <w:rPr>
          <w:rFonts w:ascii="Calibri" w:hAnsi="Calibri" w:cs="Calibri"/>
          <w:sz w:val="20"/>
          <w:szCs w:val="20"/>
          <w:rPrChange w:id="216" w:author="To Thanh Thuy" w:date="2026-09-04T21:03:00Z" w16du:dateUtc="2026-09-04T14:03:00Z">
            <w:rPr>
              <w:rFonts w:asciiTheme="minorHAnsi" w:hAnsiTheme="minorHAnsi" w:cstheme="minorHAnsi"/>
              <w:sz w:val="20"/>
              <w:szCs w:val="20"/>
            </w:rPr>
          </w:rPrChange>
        </w:rPr>
        <w:t>Số CCCD:</w:t>
      </w:r>
      <w:r w:rsidRPr="00084881">
        <w:rPr>
          <w:rFonts w:ascii="Calibri" w:hAnsi="Calibri" w:cs="Calibri"/>
          <w:color w:val="B0B0B0"/>
          <w:sz w:val="20"/>
          <w:szCs w:val="20"/>
          <w:rPrChange w:id="217" w:author="To Thanh Thuy" w:date="2026-09-04T21:03:00Z" w16du:dateUtc="2026-09-04T14:03:00Z">
            <w:rPr>
              <w:rFonts w:asciiTheme="minorHAnsi" w:hAnsiTheme="minorHAnsi" w:cstheme="minorHAnsi"/>
              <w:color w:val="B0B0B0"/>
              <w:sz w:val="20"/>
              <w:szCs w:val="20"/>
            </w:rPr>
          </w:rPrChange>
        </w:rPr>
        <w:t>……………………………..</w:t>
      </w:r>
      <w:ins w:id="218" w:author="To Thanh Thuy" w:date="2026-09-04T21:08:00Z" w16du:dateUtc="2026-09-04T14:08:00Z">
        <w:r w:rsidR="00822D33">
          <w:rPr>
            <w:rFonts w:ascii="Calibri" w:hAnsi="Calibri" w:cs="Calibri"/>
            <w:color w:val="B0B0B0"/>
            <w:sz w:val="20"/>
            <w:szCs w:val="20"/>
            <w:lang w:val="en-US"/>
          </w:rPr>
          <w:t xml:space="preserve"> </w:t>
        </w:r>
      </w:ins>
      <w:r w:rsidRPr="00084881">
        <w:rPr>
          <w:rFonts w:ascii="Calibri" w:hAnsi="Calibri" w:cs="Calibri"/>
          <w:sz w:val="20"/>
          <w:szCs w:val="20"/>
          <w:rPrChange w:id="219" w:author="To Thanh Thuy" w:date="2026-09-04T21:03:00Z" w16du:dateUtc="2026-09-04T14:03:00Z">
            <w:rPr>
              <w:rFonts w:asciiTheme="minorHAnsi" w:hAnsiTheme="minorHAnsi" w:cstheme="minorHAnsi"/>
              <w:sz w:val="20"/>
              <w:szCs w:val="20"/>
            </w:rPr>
          </w:rPrChange>
        </w:rPr>
        <w:t>Ngày cấp:</w:t>
      </w:r>
      <w:r w:rsidRPr="00084881">
        <w:rPr>
          <w:rFonts w:ascii="Calibri" w:hAnsi="Calibri" w:cs="Calibri"/>
          <w:sz w:val="20"/>
          <w:szCs w:val="20"/>
          <w:lang w:val="en-US"/>
          <w:rPrChange w:id="220" w:author="To Thanh Thuy" w:date="2026-09-04T21:03:00Z" w16du:dateUtc="2026-09-04T14:03:00Z">
            <w:rPr>
              <w:rFonts w:asciiTheme="minorHAnsi" w:hAnsiTheme="minorHAnsi" w:cstheme="minorHAnsi"/>
              <w:sz w:val="20"/>
              <w:szCs w:val="20"/>
              <w:lang w:val="en-US"/>
            </w:rPr>
          </w:rPrChange>
        </w:rPr>
        <w:t xml:space="preserve"> </w:t>
      </w:r>
      <w:r w:rsidRPr="00084881">
        <w:rPr>
          <w:rFonts w:ascii="Calibri" w:hAnsi="Calibri" w:cs="Calibri"/>
          <w:color w:val="B0B0B0"/>
          <w:sz w:val="20"/>
          <w:szCs w:val="20"/>
          <w:rPrChange w:id="221" w:author="To Thanh Thuy" w:date="2026-09-04T21:03:00Z" w16du:dateUtc="2026-09-04T14:03:00Z">
            <w:rPr>
              <w:rFonts w:asciiTheme="minorHAnsi" w:hAnsiTheme="minorHAnsi" w:cstheme="minorHAnsi"/>
              <w:color w:val="B0B0B0"/>
              <w:sz w:val="20"/>
              <w:szCs w:val="20"/>
            </w:rPr>
          </w:rPrChange>
        </w:rPr>
        <w:t>……………………………</w:t>
      </w:r>
      <w:r w:rsidRPr="00084881">
        <w:rPr>
          <w:rFonts w:ascii="Calibri" w:hAnsi="Calibri" w:cs="Calibri"/>
          <w:sz w:val="20"/>
          <w:szCs w:val="20"/>
          <w:rPrChange w:id="222" w:author="To Thanh Thuy" w:date="2026-09-04T21:03:00Z" w16du:dateUtc="2026-09-04T14:03:00Z">
            <w:rPr>
              <w:rFonts w:asciiTheme="minorHAnsi" w:hAnsiTheme="minorHAnsi" w:cstheme="minorHAnsi"/>
              <w:sz w:val="20"/>
              <w:szCs w:val="20"/>
            </w:rPr>
          </w:rPrChange>
        </w:rPr>
        <w:t>Nơi cấp:</w:t>
      </w:r>
      <w:r w:rsidRPr="00084881">
        <w:rPr>
          <w:rFonts w:ascii="Calibri" w:hAnsi="Calibri" w:cs="Calibri"/>
          <w:color w:val="B0B0B0"/>
          <w:sz w:val="20"/>
          <w:szCs w:val="20"/>
          <w:lang w:val="en-US"/>
          <w:rPrChange w:id="223" w:author="To Thanh Thuy" w:date="2026-09-04T21:03:00Z" w16du:dateUtc="2026-09-04T14:03:00Z">
            <w:rPr>
              <w:rFonts w:asciiTheme="minorHAnsi" w:hAnsiTheme="minorHAnsi" w:cstheme="minorHAnsi"/>
              <w:color w:val="B0B0B0"/>
              <w:sz w:val="20"/>
              <w:szCs w:val="20"/>
              <w:lang w:val="en-US"/>
            </w:rPr>
          </w:rPrChange>
        </w:rPr>
        <w:t xml:space="preserve"> </w:t>
      </w:r>
      <w:r w:rsidRPr="00084881">
        <w:rPr>
          <w:rFonts w:ascii="Calibri" w:hAnsi="Calibri" w:cs="Calibri"/>
          <w:color w:val="B0B0B0"/>
          <w:sz w:val="20"/>
          <w:szCs w:val="20"/>
          <w:rPrChange w:id="224" w:author="To Thanh Thuy" w:date="2026-09-04T21:03:00Z" w16du:dateUtc="2026-09-04T14:03:00Z">
            <w:rPr>
              <w:rFonts w:asciiTheme="minorHAnsi" w:hAnsiTheme="minorHAnsi" w:cstheme="minorHAnsi"/>
              <w:color w:val="B0B0B0"/>
              <w:sz w:val="20"/>
              <w:szCs w:val="20"/>
            </w:rPr>
          </w:rPrChange>
        </w:rPr>
        <w:t>………</w:t>
      </w:r>
      <w:r w:rsidRPr="00084881">
        <w:rPr>
          <w:rFonts w:ascii="Calibri" w:hAnsi="Calibri" w:cs="Calibri"/>
          <w:color w:val="B0B0B0"/>
          <w:sz w:val="20"/>
          <w:szCs w:val="20"/>
          <w:lang w:val="en-US"/>
          <w:rPrChange w:id="225" w:author="To Thanh Thuy" w:date="2026-09-04T21:03:00Z" w16du:dateUtc="2026-09-04T14:03:00Z">
            <w:rPr>
              <w:rFonts w:asciiTheme="minorHAnsi" w:hAnsiTheme="minorHAnsi" w:cstheme="minorHAnsi"/>
              <w:color w:val="B0B0B0"/>
              <w:sz w:val="20"/>
              <w:szCs w:val="20"/>
              <w:lang w:val="en-US"/>
            </w:rPr>
          </w:rPrChange>
        </w:rPr>
        <w:t>………………</w:t>
      </w:r>
      <w:r w:rsidRPr="00084881">
        <w:rPr>
          <w:rFonts w:ascii="Calibri" w:hAnsi="Calibri" w:cs="Calibri"/>
          <w:color w:val="B0B0B0"/>
          <w:sz w:val="20"/>
          <w:szCs w:val="20"/>
          <w:rPrChange w:id="226" w:author="To Thanh Thuy" w:date="2026-09-04T21:03:00Z" w16du:dateUtc="2026-09-04T14:03:00Z">
            <w:rPr>
              <w:rFonts w:asciiTheme="minorHAnsi" w:hAnsiTheme="minorHAnsi" w:cstheme="minorHAnsi"/>
              <w:color w:val="B0B0B0"/>
              <w:sz w:val="20"/>
              <w:szCs w:val="20"/>
            </w:rPr>
          </w:rPrChange>
        </w:rPr>
        <w:t>…</w:t>
      </w:r>
      <w:ins w:id="227" w:author="To Thanh Thuy" w:date="2026-09-04T21:08:00Z" w16du:dateUtc="2026-09-04T14:08:00Z">
        <w:r w:rsidR="009A3967">
          <w:rPr>
            <w:rFonts w:ascii="Calibri" w:hAnsi="Calibri" w:cs="Calibri"/>
            <w:color w:val="B0B0B0"/>
            <w:sz w:val="20"/>
            <w:szCs w:val="20"/>
            <w:lang w:val="en-US"/>
          </w:rPr>
          <w:t>…………………………………………</w:t>
        </w:r>
      </w:ins>
    </w:p>
    <w:p w14:paraId="713B9418" w14:textId="2951D80F" w:rsidR="00AF0F57" w:rsidRPr="00084881" w:rsidDel="0040019A" w:rsidRDefault="00AF0F57">
      <w:pPr>
        <w:spacing w:after="110" w:line="300" w:lineRule="auto"/>
        <w:rPr>
          <w:del w:id="228" w:author="To Thanh Thuy" w:date="2026-09-04T21:08:00Z" w16du:dateUtc="2026-09-04T14:08:00Z"/>
          <w:rFonts w:ascii="Calibri" w:hAnsi="Calibri" w:cs="Calibri"/>
          <w:sz w:val="20"/>
          <w:szCs w:val="20"/>
          <w:lang w:val="en-US"/>
          <w:rPrChange w:id="229" w:author="To Thanh Thuy" w:date="2026-09-04T21:03:00Z" w16du:dateUtc="2026-09-04T14:03:00Z">
            <w:rPr>
              <w:del w:id="230" w:author="To Thanh Thuy" w:date="2026-09-04T21:08:00Z" w16du:dateUtc="2026-09-04T14:08:00Z"/>
              <w:rFonts w:asciiTheme="minorHAnsi" w:hAnsiTheme="minorHAnsi" w:cstheme="minorHAnsi"/>
              <w:sz w:val="20"/>
              <w:szCs w:val="20"/>
            </w:rPr>
          </w:rPrChange>
        </w:rPr>
      </w:pPr>
    </w:p>
    <w:p w14:paraId="2735EFC5" w14:textId="2F77F847" w:rsidR="009D7343" w:rsidRPr="00084881" w:rsidDel="00AF0F57" w:rsidRDefault="00767518">
      <w:pPr>
        <w:spacing w:after="80" w:line="278" w:lineRule="auto"/>
        <w:rPr>
          <w:del w:id="231" w:author="To Thanh Thuy [2]" w:date="2026-09-04T04:23:00Z" w16du:dateUtc="2026-09-04T04:23:45Z"/>
          <w:rFonts w:ascii="Calibri" w:hAnsi="Calibri" w:cs="Calibri"/>
          <w:color w:val="B0B0B0"/>
          <w:sz w:val="20"/>
          <w:szCs w:val="20"/>
          <w:lang w:val="en-US"/>
          <w:rPrChange w:id="232" w:author="To Thanh Thuy" w:date="2026-09-04T21:03:00Z" w16du:dateUtc="2026-09-04T14:03:00Z">
            <w:rPr>
              <w:del w:id="233" w:author="To Thanh Thuy [2]" w:date="2026-09-04T04:23:00Z" w16du:dateUtc="2026-09-04T04:23:45Z"/>
              <w:rFonts w:asciiTheme="minorHAnsi" w:hAnsiTheme="minorHAnsi" w:cstheme="minorBidi"/>
              <w:color w:val="B0B0B0"/>
              <w:sz w:val="20"/>
              <w:szCs w:val="20"/>
              <w:lang w:val="en-US"/>
            </w:rPr>
          </w:rPrChange>
        </w:rPr>
      </w:pPr>
      <w:r w:rsidRPr="00084881">
        <w:rPr>
          <w:rFonts w:ascii="Calibri" w:hAnsi="Calibri" w:cs="Calibri"/>
          <w:sz w:val="20"/>
          <w:szCs w:val="20"/>
          <w:rPrChange w:id="234" w:author="To Thanh Thuy" w:date="2026-09-04T21:03:00Z" w16du:dateUtc="2026-09-04T14:03:00Z">
            <w:rPr>
              <w:rFonts w:asciiTheme="minorHAnsi" w:hAnsiTheme="minorHAnsi" w:cstheme="minorBidi"/>
              <w:sz w:val="20"/>
              <w:szCs w:val="20"/>
            </w:rPr>
          </w:rPrChange>
        </w:rPr>
        <w:t xml:space="preserve">Mã số thuế: </w:t>
      </w:r>
      <w:r w:rsidRPr="00084881">
        <w:rPr>
          <w:rFonts w:ascii="Calibri" w:hAnsi="Calibri" w:cs="Calibri"/>
          <w:color w:val="B0B0B0"/>
          <w:sz w:val="20"/>
          <w:szCs w:val="20"/>
          <w:rPrChange w:id="235" w:author="To Thanh Thuy" w:date="2026-09-04T21:03:00Z" w16du:dateUtc="2026-09-04T14:03:00Z">
            <w:rPr>
              <w:rFonts w:asciiTheme="minorHAnsi" w:hAnsiTheme="minorHAnsi" w:cstheme="minorBidi"/>
              <w:color w:val="B0B0B0"/>
              <w:sz w:val="20"/>
              <w:szCs w:val="20"/>
            </w:rPr>
          </w:rPrChange>
        </w:rPr>
        <w:t>…</w:t>
      </w:r>
      <w:r w:rsidRPr="00084881">
        <w:rPr>
          <w:rFonts w:ascii="Calibri" w:hAnsi="Calibri" w:cs="Calibri"/>
          <w:color w:val="B0B0B0"/>
          <w:sz w:val="20"/>
          <w:szCs w:val="20"/>
          <w:lang w:val="en-US"/>
          <w:rPrChange w:id="236" w:author="To Thanh Thuy" w:date="2026-09-04T21:03:00Z" w16du:dateUtc="2026-09-04T14:03:00Z">
            <w:rPr>
              <w:rFonts w:asciiTheme="minorHAnsi" w:hAnsiTheme="minorHAnsi" w:cstheme="minorBidi"/>
              <w:color w:val="B0B0B0"/>
              <w:sz w:val="20"/>
              <w:szCs w:val="20"/>
              <w:lang w:val="en-US"/>
            </w:rPr>
          </w:rPrChange>
        </w:rPr>
        <w:t>………………………………</w:t>
      </w:r>
      <w:del w:id="237" w:author="To Thanh Thuy" w:date="2026-09-04T21:09:00Z" w16du:dateUtc="2026-09-04T14:09:00Z">
        <w:r w:rsidRPr="00084881" w:rsidDel="00A45194">
          <w:rPr>
            <w:rFonts w:ascii="Calibri" w:hAnsi="Calibri" w:cs="Calibri"/>
            <w:color w:val="B0B0B0"/>
            <w:sz w:val="20"/>
            <w:szCs w:val="20"/>
            <w:lang w:val="en-US"/>
            <w:rPrChange w:id="238" w:author="To Thanh Thuy" w:date="2026-09-04T21:03:00Z" w16du:dateUtc="2026-09-04T14:03:00Z">
              <w:rPr>
                <w:rFonts w:asciiTheme="minorHAnsi" w:hAnsiTheme="minorHAnsi" w:cstheme="minorBidi"/>
                <w:color w:val="B0B0B0"/>
                <w:sz w:val="20"/>
                <w:szCs w:val="20"/>
                <w:lang w:val="en-US"/>
              </w:rPr>
            </w:rPrChange>
          </w:rPr>
          <w:delText>.</w:delText>
        </w:r>
      </w:del>
      <w:ins w:id="239" w:author="To Thanh Thuy" w:date="2026-09-04T21:09:00Z" w16du:dateUtc="2026-09-04T14:09:00Z">
        <w:r w:rsidR="00A45194">
          <w:rPr>
            <w:rFonts w:ascii="Calibri" w:hAnsi="Calibri" w:cs="Calibri"/>
            <w:color w:val="B0B0B0"/>
            <w:sz w:val="20"/>
            <w:szCs w:val="20"/>
            <w:lang w:val="en-US"/>
          </w:rPr>
          <w:t>…………………………………………………………………………………………………………………….</w:t>
        </w:r>
      </w:ins>
      <w:r w:rsidRPr="00084881">
        <w:rPr>
          <w:rFonts w:ascii="Calibri" w:hAnsi="Calibri" w:cs="Calibri"/>
          <w:color w:val="B0B0B0"/>
          <w:sz w:val="20"/>
          <w:szCs w:val="20"/>
          <w:lang w:val="en-US"/>
          <w:rPrChange w:id="240" w:author="To Thanh Thuy" w:date="2026-09-04T21:03:00Z" w16du:dateUtc="2026-09-04T14:03:00Z">
            <w:rPr>
              <w:rFonts w:asciiTheme="minorHAnsi" w:hAnsiTheme="minorHAnsi" w:cstheme="minorBidi"/>
              <w:color w:val="B0B0B0"/>
              <w:sz w:val="20"/>
              <w:szCs w:val="20"/>
              <w:lang w:val="en-US"/>
            </w:rPr>
          </w:rPrChange>
        </w:rPr>
        <w:t xml:space="preserve"> </w:t>
      </w:r>
      <w:commentRangeStart w:id="241"/>
      <w:del w:id="242" w:author="To Thanh Thuy [2]" w:date="2026-09-04T04:23:00Z" w16du:dateUtc="2026-09-04T04:23:45Z">
        <w:r w:rsidRPr="00084881" w:rsidDel="00767518">
          <w:rPr>
            <w:rFonts w:ascii="Calibri" w:hAnsi="Calibri" w:cs="Calibri"/>
            <w:sz w:val="20"/>
            <w:szCs w:val="20"/>
            <w:rPrChange w:id="243" w:author="To Thanh Thuy" w:date="2026-09-04T21:03:00Z" w16du:dateUtc="2026-09-04T14:03:00Z">
              <w:rPr>
                <w:rFonts w:asciiTheme="minorHAnsi" w:hAnsiTheme="minorHAnsi" w:cstheme="minorBidi"/>
                <w:sz w:val="20"/>
                <w:szCs w:val="20"/>
              </w:rPr>
            </w:rPrChange>
          </w:rPr>
          <w:delText>Ngày cấp:</w:delText>
        </w:r>
        <w:r w:rsidRPr="00084881" w:rsidDel="00767518">
          <w:rPr>
            <w:rFonts w:ascii="Calibri" w:hAnsi="Calibri" w:cs="Calibri"/>
            <w:sz w:val="20"/>
            <w:szCs w:val="20"/>
            <w:lang w:val="en-US"/>
            <w:rPrChange w:id="244" w:author="To Thanh Thuy" w:date="2026-09-04T21:03:00Z" w16du:dateUtc="2026-09-04T14:03:00Z">
              <w:rPr>
                <w:rFonts w:asciiTheme="minorHAnsi" w:hAnsiTheme="minorHAnsi" w:cstheme="minorBidi"/>
                <w:sz w:val="20"/>
                <w:szCs w:val="20"/>
                <w:lang w:val="en-US"/>
              </w:rPr>
            </w:rPrChange>
          </w:rPr>
          <w:delText xml:space="preserve"> </w:delText>
        </w:r>
        <w:r w:rsidRPr="00084881" w:rsidDel="00767518">
          <w:rPr>
            <w:rFonts w:ascii="Calibri" w:hAnsi="Calibri" w:cs="Calibri"/>
            <w:color w:val="B0B0B0"/>
            <w:sz w:val="20"/>
            <w:szCs w:val="20"/>
            <w:lang w:val="en-US"/>
            <w:rPrChange w:id="245" w:author="To Thanh Thuy" w:date="2026-09-04T21:03:00Z" w16du:dateUtc="2026-09-04T14:03:00Z">
              <w:rPr>
                <w:rFonts w:asciiTheme="minorHAnsi" w:hAnsiTheme="minorHAnsi" w:cstheme="minorBidi"/>
                <w:color w:val="B0B0B0"/>
                <w:sz w:val="20"/>
                <w:szCs w:val="20"/>
                <w:lang w:val="en-US"/>
              </w:rPr>
            </w:rPrChange>
          </w:rPr>
          <w:delText xml:space="preserve">…………………………… </w:delText>
        </w:r>
        <w:r w:rsidRPr="00084881" w:rsidDel="00767518">
          <w:rPr>
            <w:rFonts w:ascii="Calibri" w:hAnsi="Calibri" w:cs="Calibri"/>
            <w:sz w:val="20"/>
            <w:szCs w:val="20"/>
            <w:rPrChange w:id="246" w:author="To Thanh Thuy" w:date="2026-09-04T21:03:00Z" w16du:dateUtc="2026-09-04T14:03:00Z">
              <w:rPr>
                <w:rFonts w:asciiTheme="minorHAnsi" w:hAnsiTheme="minorHAnsi" w:cstheme="minorBidi"/>
                <w:sz w:val="20"/>
                <w:szCs w:val="20"/>
              </w:rPr>
            </w:rPrChange>
          </w:rPr>
          <w:delText>Nơi cấp:</w:delText>
        </w:r>
        <w:r w:rsidRPr="00084881" w:rsidDel="00767518">
          <w:rPr>
            <w:rFonts w:ascii="Calibri" w:hAnsi="Calibri" w:cs="Calibri"/>
            <w:color w:val="B0B0B0"/>
            <w:sz w:val="20"/>
            <w:szCs w:val="20"/>
            <w:lang w:val="en-US"/>
            <w:rPrChange w:id="247" w:author="To Thanh Thuy" w:date="2026-09-04T21:03:00Z" w16du:dateUtc="2026-09-04T14:03:00Z">
              <w:rPr>
                <w:rFonts w:asciiTheme="minorHAnsi" w:hAnsiTheme="minorHAnsi" w:cstheme="minorBidi"/>
                <w:color w:val="B0B0B0"/>
                <w:sz w:val="20"/>
                <w:szCs w:val="20"/>
                <w:lang w:val="en-US"/>
              </w:rPr>
            </w:rPrChange>
          </w:rPr>
          <w:delText xml:space="preserve"> </w:delText>
        </w:r>
        <w:r w:rsidRPr="00084881" w:rsidDel="00767518">
          <w:rPr>
            <w:rFonts w:ascii="Calibri" w:hAnsi="Calibri" w:cs="Calibri"/>
            <w:color w:val="B0B0B0"/>
            <w:sz w:val="20"/>
            <w:szCs w:val="20"/>
            <w:rPrChange w:id="248" w:author="To Thanh Thuy" w:date="2026-09-04T21:03:00Z" w16du:dateUtc="2026-09-04T14:03:00Z">
              <w:rPr>
                <w:rFonts w:asciiTheme="minorHAnsi" w:hAnsiTheme="minorHAnsi" w:cstheme="minorBidi"/>
                <w:color w:val="B0B0B0"/>
                <w:sz w:val="20"/>
                <w:szCs w:val="20"/>
              </w:rPr>
            </w:rPrChange>
          </w:rPr>
          <w:delText>…………………</w:delText>
        </w:r>
      </w:del>
      <w:commentRangeEnd w:id="241"/>
      <w:r w:rsidRPr="00084881">
        <w:rPr>
          <w:rStyle w:val="CommentReference"/>
          <w:rFonts w:ascii="Calibri" w:hAnsi="Calibri" w:cs="Calibri"/>
          <w:color w:val="B0B0B0"/>
          <w:sz w:val="20"/>
          <w:szCs w:val="20"/>
          <w:lang w:val="en-US"/>
          <w:rPrChange w:id="249" w:author="To Thanh Thuy" w:date="2026-09-04T21:03:00Z" w16du:dateUtc="2026-09-04T14:03:00Z">
            <w:rPr>
              <w:rStyle w:val="CommentReference"/>
              <w:rFonts w:asciiTheme="minorHAnsi" w:hAnsiTheme="minorHAnsi" w:cstheme="minorBidi"/>
              <w:color w:val="B0B0B0"/>
              <w:sz w:val="20"/>
              <w:szCs w:val="20"/>
              <w:lang w:val="en-US"/>
            </w:rPr>
          </w:rPrChange>
        </w:rPr>
        <w:commentReference w:id="241"/>
      </w:r>
    </w:p>
    <w:p w14:paraId="2FAB2159" w14:textId="77777777" w:rsidR="00AF0F57" w:rsidRPr="00084881" w:rsidRDefault="00AF0F57" w:rsidP="546E1219">
      <w:pPr>
        <w:spacing w:after="110" w:line="300" w:lineRule="auto"/>
        <w:rPr>
          <w:ins w:id="250" w:author="To Thanh Thuy" w:date="2026-09-04T17:13:00Z" w16du:dateUtc="2026-09-04T10:13:00Z"/>
          <w:rFonts w:ascii="Calibri" w:hAnsi="Calibri" w:cs="Calibri"/>
          <w:sz w:val="20"/>
          <w:szCs w:val="20"/>
          <w:rPrChange w:id="251" w:author="To Thanh Thuy" w:date="2026-09-04T21:03:00Z" w16du:dateUtc="2026-09-04T14:03:00Z">
            <w:rPr>
              <w:ins w:id="252" w:author="To Thanh Thuy" w:date="2026-09-04T17:13:00Z" w16du:dateUtc="2026-09-04T10:13:00Z"/>
              <w:rFonts w:asciiTheme="minorHAnsi" w:hAnsiTheme="minorHAnsi" w:cstheme="minorBidi"/>
              <w:sz w:val="20"/>
              <w:szCs w:val="20"/>
            </w:rPr>
          </w:rPrChange>
        </w:rPr>
      </w:pPr>
    </w:p>
    <w:p w14:paraId="6C05C080" w14:textId="65750E7C" w:rsidR="009D7343" w:rsidRPr="00D95E2E" w:rsidRDefault="00767518">
      <w:pPr>
        <w:spacing w:after="80" w:line="278" w:lineRule="auto"/>
        <w:rPr>
          <w:ins w:id="253" w:author="Tram Vo Huynh Ngoc Bao" w:date="2026-09-04T02:40:00Z" w16du:dateUtc="2026-09-04T02:40:04Z"/>
          <w:rFonts w:ascii="Calibri" w:hAnsi="Calibri" w:cs="Calibri"/>
          <w:sz w:val="20"/>
          <w:szCs w:val="20"/>
          <w:lang w:val="en-US"/>
          <w:rPrChange w:id="254" w:author="To Thanh Thuy" w:date="2026-09-04T21:10:00Z" w16du:dateUtc="2026-09-04T14:10:00Z">
            <w:rPr>
              <w:ins w:id="255" w:author="Tram Vo Huynh Ngoc Bao" w:date="2026-09-04T02:40:00Z" w16du:dateUtc="2026-09-04T02:40:04Z"/>
            </w:rPr>
          </w:rPrChange>
        </w:rPr>
      </w:pPr>
      <w:r w:rsidRPr="00084881">
        <w:rPr>
          <w:rFonts w:ascii="Calibri" w:hAnsi="Calibri" w:cs="Calibri"/>
          <w:sz w:val="20"/>
          <w:szCs w:val="20"/>
          <w:rPrChange w:id="256" w:author="To Thanh Thuy" w:date="2026-09-04T21:03:00Z" w16du:dateUtc="2026-09-04T14:03:00Z">
            <w:rPr>
              <w:rFonts w:asciiTheme="minorHAnsi" w:hAnsiTheme="minorHAnsi" w:cstheme="minorBidi"/>
              <w:sz w:val="20"/>
              <w:szCs w:val="20"/>
            </w:rPr>
          </w:rPrChange>
        </w:rPr>
        <w:t xml:space="preserve">Học vấn:   </w:t>
      </w:r>
      <w:r w:rsidRPr="00084881">
        <w:rPr>
          <w:rFonts w:ascii="Segoe UI Symbol" w:hAnsi="Segoe UI Symbol" w:cs="Segoe UI Symbol"/>
          <w:sz w:val="20"/>
          <w:szCs w:val="20"/>
        </w:rPr>
        <w:t>☐</w:t>
      </w:r>
      <w:r w:rsidRPr="00084881">
        <w:rPr>
          <w:rFonts w:ascii="Calibri" w:hAnsi="Calibri" w:cs="Calibri"/>
          <w:sz w:val="20"/>
          <w:szCs w:val="20"/>
          <w:rPrChange w:id="257" w:author="To Thanh Thuy" w:date="2026-09-04T21:03:00Z" w16du:dateUtc="2026-09-04T14:03:00Z">
            <w:rPr>
              <w:rFonts w:asciiTheme="minorHAnsi" w:hAnsiTheme="minorHAnsi" w:cstheme="minorBidi"/>
              <w:sz w:val="20"/>
              <w:szCs w:val="20"/>
            </w:rPr>
          </w:rPrChange>
        </w:rPr>
        <w:t xml:space="preserve"> Sau đại học   </w:t>
      </w:r>
      <w:r w:rsidRPr="00084881">
        <w:rPr>
          <w:rFonts w:ascii="Segoe UI Symbol" w:hAnsi="Segoe UI Symbol" w:cs="Segoe UI Symbol"/>
          <w:sz w:val="20"/>
          <w:szCs w:val="20"/>
        </w:rPr>
        <w:t>☐</w:t>
      </w:r>
      <w:r w:rsidRPr="00084881">
        <w:rPr>
          <w:rFonts w:ascii="Calibri" w:hAnsi="Calibri" w:cs="Calibri"/>
          <w:sz w:val="20"/>
          <w:szCs w:val="20"/>
          <w:rPrChange w:id="258" w:author="To Thanh Thuy" w:date="2026-09-04T21:03:00Z" w16du:dateUtc="2026-09-04T14:03:00Z">
            <w:rPr>
              <w:rFonts w:asciiTheme="minorHAnsi" w:hAnsiTheme="minorHAnsi" w:cstheme="minorBidi"/>
              <w:sz w:val="20"/>
              <w:szCs w:val="20"/>
            </w:rPr>
          </w:rPrChange>
        </w:rPr>
        <w:t xml:space="preserve"> Đại học   </w:t>
      </w:r>
      <w:r w:rsidRPr="00084881">
        <w:rPr>
          <w:rFonts w:ascii="Segoe UI Symbol" w:hAnsi="Segoe UI Symbol" w:cs="Segoe UI Symbol"/>
          <w:sz w:val="20"/>
          <w:szCs w:val="20"/>
        </w:rPr>
        <w:t>☐</w:t>
      </w:r>
      <w:r w:rsidRPr="00084881">
        <w:rPr>
          <w:rFonts w:ascii="Calibri" w:hAnsi="Calibri" w:cs="Calibri"/>
          <w:sz w:val="20"/>
          <w:szCs w:val="20"/>
          <w:rPrChange w:id="259" w:author="To Thanh Thuy" w:date="2026-09-04T21:03:00Z" w16du:dateUtc="2026-09-04T14:03:00Z">
            <w:rPr>
              <w:rFonts w:asciiTheme="minorHAnsi" w:hAnsiTheme="minorHAnsi" w:cstheme="minorBidi"/>
              <w:sz w:val="20"/>
              <w:szCs w:val="20"/>
            </w:rPr>
          </w:rPrChange>
        </w:rPr>
        <w:t xml:space="preserve"> Cao đẳng   </w:t>
      </w:r>
      <w:r w:rsidRPr="00084881">
        <w:rPr>
          <w:rFonts w:ascii="Segoe UI Symbol" w:hAnsi="Segoe UI Symbol" w:cs="Segoe UI Symbol"/>
          <w:sz w:val="20"/>
          <w:szCs w:val="20"/>
        </w:rPr>
        <w:t>☐</w:t>
      </w:r>
      <w:r w:rsidRPr="00084881">
        <w:rPr>
          <w:rFonts w:ascii="Calibri" w:hAnsi="Calibri" w:cs="Calibri"/>
          <w:sz w:val="20"/>
          <w:szCs w:val="20"/>
          <w:rPrChange w:id="260" w:author="To Thanh Thuy" w:date="2026-09-04T21:03:00Z" w16du:dateUtc="2026-09-04T14:03:00Z">
            <w:rPr>
              <w:rFonts w:asciiTheme="minorHAnsi" w:hAnsiTheme="minorHAnsi" w:cstheme="minorBidi"/>
              <w:sz w:val="20"/>
              <w:szCs w:val="20"/>
            </w:rPr>
          </w:rPrChange>
        </w:rPr>
        <w:t xml:space="preserve"> Trung cấp   </w:t>
      </w:r>
      <w:r w:rsidRPr="00084881">
        <w:rPr>
          <w:rFonts w:ascii="Segoe UI Symbol" w:hAnsi="Segoe UI Symbol" w:cs="Segoe UI Symbol"/>
          <w:sz w:val="20"/>
          <w:szCs w:val="20"/>
        </w:rPr>
        <w:t>☐</w:t>
      </w:r>
      <w:r w:rsidRPr="00084881">
        <w:rPr>
          <w:rFonts w:ascii="Calibri" w:hAnsi="Calibri" w:cs="Calibri"/>
          <w:sz w:val="20"/>
          <w:szCs w:val="20"/>
          <w:rPrChange w:id="261" w:author="To Thanh Thuy" w:date="2026-09-04T21:03:00Z" w16du:dateUtc="2026-09-04T14:03:00Z">
            <w:rPr>
              <w:rFonts w:asciiTheme="minorHAnsi" w:hAnsiTheme="minorHAnsi" w:cstheme="minorBidi"/>
              <w:sz w:val="20"/>
              <w:szCs w:val="20"/>
            </w:rPr>
          </w:rPrChange>
        </w:rPr>
        <w:t xml:space="preserve"> THPT</w:t>
      </w:r>
      <w:ins w:id="262" w:author="To Thanh Thuy" w:date="2026-09-04T21:10:00Z" w16du:dateUtc="2026-09-04T14:10:00Z">
        <w:r w:rsidR="00D95E2E">
          <w:rPr>
            <w:rFonts w:ascii="Calibri" w:hAnsi="Calibri" w:cs="Calibri"/>
            <w:sz w:val="20"/>
            <w:szCs w:val="20"/>
            <w:lang w:val="en-US"/>
          </w:rPr>
          <w:t xml:space="preserve">     </w:t>
        </w:r>
      </w:ins>
      <w:ins w:id="263" w:author="To Thanh Thuy" w:date="2026-09-04T21:11:00Z" w16du:dateUtc="2026-09-04T14:11:00Z">
        <w:r w:rsidR="00D95E2E" w:rsidRPr="004F777F">
          <w:rPr>
            <w:rFonts w:ascii="Segoe UI Symbol" w:eastAsia="Segoe UI Symbol" w:hAnsi="Segoe UI Symbol" w:cs="Segoe UI Symbol"/>
          </w:rPr>
          <w:t xml:space="preserve">☐ </w:t>
        </w:r>
        <w:r w:rsidR="00D95E2E" w:rsidRPr="004F777F">
          <w:rPr>
            <w:color w:val="000000" w:themeColor="text1"/>
          </w:rPr>
          <w:t>Khác....</w:t>
        </w:r>
        <w:r w:rsidR="00D95E2E">
          <w:rPr>
            <w:color w:val="000000" w:themeColor="text1"/>
          </w:rPr>
          <w:t>......</w:t>
        </w:r>
      </w:ins>
    </w:p>
    <w:p w14:paraId="2A5B93F9" w14:textId="1F789295" w:rsidR="546E1219" w:rsidRPr="00084881" w:rsidDel="00AF0F57" w:rsidRDefault="546E1219" w:rsidP="546E1219">
      <w:pPr>
        <w:spacing w:after="80" w:line="278" w:lineRule="auto"/>
        <w:rPr>
          <w:ins w:id="264" w:author="Tram Vo Huynh Ngoc Bao" w:date="2026-09-04T02:41:00Z" w16du:dateUtc="2026-09-04T02:41:27Z"/>
          <w:del w:id="265" w:author="To Thanh Thuy" w:date="2026-09-04T17:14:00Z" w16du:dateUtc="2026-09-04T10:14:00Z"/>
          <w:rFonts w:ascii="Calibri" w:hAnsi="Calibri" w:cs="Calibri"/>
          <w:sz w:val="20"/>
          <w:szCs w:val="20"/>
          <w:rPrChange w:id="266" w:author="To Thanh Thuy" w:date="2026-09-04T21:03:00Z" w16du:dateUtc="2026-09-04T14:03:00Z">
            <w:rPr>
              <w:ins w:id="267" w:author="Tram Vo Huynh Ngoc Bao" w:date="2026-09-04T02:41:00Z" w16du:dateUtc="2026-09-04T02:41:27Z"/>
              <w:del w:id="268" w:author="To Thanh Thuy" w:date="2026-09-04T17:14:00Z" w16du:dateUtc="2026-09-04T10:14:00Z"/>
              <w:rFonts w:asciiTheme="minorHAnsi" w:hAnsiTheme="minorHAnsi" w:cstheme="minorBidi"/>
              <w:sz w:val="20"/>
              <w:szCs w:val="20"/>
            </w:rPr>
          </w:rPrChange>
        </w:rPr>
      </w:pPr>
    </w:p>
    <w:p w14:paraId="10602A0C" w14:textId="37A4B402" w:rsidR="546E1219" w:rsidRPr="00084881" w:rsidDel="009300F0" w:rsidRDefault="546E1219" w:rsidP="546E1219">
      <w:pPr>
        <w:spacing w:after="80" w:line="278" w:lineRule="auto"/>
        <w:rPr>
          <w:del w:id="269" w:author="To Thanh Thuy" w:date="2026-09-04T21:08:00Z" w16du:dateUtc="2026-09-04T14:08:00Z"/>
          <w:rFonts w:ascii="Calibri" w:hAnsi="Calibri" w:cs="Calibri"/>
          <w:sz w:val="20"/>
          <w:szCs w:val="20"/>
          <w:rPrChange w:id="270" w:author="To Thanh Thuy" w:date="2026-09-04T21:03:00Z" w16du:dateUtc="2026-09-04T14:03:00Z">
            <w:rPr>
              <w:del w:id="271" w:author="To Thanh Thuy" w:date="2026-09-04T21:08:00Z" w16du:dateUtc="2026-09-04T14:08:00Z"/>
              <w:rFonts w:asciiTheme="minorHAnsi" w:hAnsiTheme="minorHAnsi" w:cstheme="minorBidi"/>
              <w:sz w:val="20"/>
              <w:szCs w:val="20"/>
            </w:rPr>
          </w:rPrChange>
        </w:rPr>
      </w:pPr>
    </w:p>
    <w:p w14:paraId="0727B83C" w14:textId="239FDD13" w:rsidR="009D7343" w:rsidRPr="00084881" w:rsidRDefault="00767518">
      <w:pPr>
        <w:pStyle w:val="Heading3"/>
        <w:rPr>
          <w:rFonts w:ascii="Calibri" w:hAnsi="Calibri" w:cs="Calibri"/>
          <w:sz w:val="20"/>
          <w:szCs w:val="20"/>
          <w:lang w:val="en-US"/>
          <w:rPrChange w:id="272" w:author="To Thanh Thuy" w:date="2026-09-04T21:03:00Z" w16du:dateUtc="2026-09-04T14:03:00Z">
            <w:rPr>
              <w:rFonts w:asciiTheme="minorHAnsi" w:hAnsiTheme="minorHAnsi" w:cstheme="minorHAnsi"/>
              <w:sz w:val="20"/>
              <w:szCs w:val="20"/>
            </w:rPr>
          </w:rPrChange>
        </w:rPr>
      </w:pPr>
      <w:del w:id="273" w:author="To Thanh Thuy" w:date="2026-09-04T21:02:00Z" w16du:dateUtc="2026-09-04T14:02:00Z">
        <w:r w:rsidRPr="00084881" w:rsidDel="00D01037">
          <w:rPr>
            <w:rFonts w:ascii="Calibri" w:hAnsi="Calibri" w:cs="Calibri"/>
            <w:sz w:val="20"/>
            <w:szCs w:val="20"/>
            <w:rPrChange w:id="274" w:author="To Thanh Thuy" w:date="2026-09-04T21:03:00Z" w16du:dateUtc="2026-09-04T14:03:00Z">
              <w:rPr>
                <w:rFonts w:asciiTheme="minorHAnsi" w:hAnsiTheme="minorHAnsi" w:cstheme="minorHAnsi"/>
                <w:sz w:val="20"/>
                <w:szCs w:val="20"/>
              </w:rPr>
            </w:rPrChange>
          </w:rPr>
          <w:delText>Thông tin liên hệ</w:delText>
        </w:r>
      </w:del>
      <w:ins w:id="275" w:author="To Thanh Thuy" w:date="2026-09-04T21:02:00Z" w16du:dateUtc="2026-09-04T14:02:00Z">
        <w:r w:rsidR="00D01037" w:rsidRPr="00084881">
          <w:rPr>
            <w:rFonts w:ascii="Calibri" w:hAnsi="Calibri" w:cs="Calibri"/>
            <w:sz w:val="20"/>
            <w:szCs w:val="20"/>
            <w:lang w:val="en-US"/>
            <w:rPrChange w:id="276" w:author="To Thanh Thuy" w:date="2026-09-04T21:03:00Z" w16du:dateUtc="2026-09-04T14:03:00Z">
              <w:rPr>
                <w:rFonts w:asciiTheme="minorHAnsi" w:hAnsiTheme="minorHAnsi" w:cstheme="minorHAnsi"/>
                <w:sz w:val="20"/>
                <w:szCs w:val="20"/>
                <w:lang w:val="en-US"/>
              </w:rPr>
            </w:rPrChange>
          </w:rPr>
          <w:t>THÔNG TIN LIÊN HỆ</w:t>
        </w:r>
      </w:ins>
    </w:p>
    <w:p w14:paraId="19D386A7" w14:textId="48FF6AA2" w:rsidR="009D7343" w:rsidRPr="00084881" w:rsidRDefault="00767518">
      <w:pPr>
        <w:spacing w:after="110" w:line="300" w:lineRule="auto"/>
        <w:rPr>
          <w:rFonts w:ascii="Calibri" w:hAnsi="Calibri" w:cs="Calibri"/>
          <w:sz w:val="20"/>
          <w:szCs w:val="20"/>
          <w:lang w:val="en-US"/>
          <w:rPrChange w:id="277" w:author="To Thanh Thuy" w:date="2026-09-04T21:03:00Z" w16du:dateUtc="2026-09-04T14:03:00Z">
            <w:rPr>
              <w:rFonts w:asciiTheme="minorHAnsi" w:hAnsiTheme="minorHAnsi" w:cstheme="minorHAnsi"/>
              <w:sz w:val="20"/>
              <w:szCs w:val="20"/>
              <w:lang w:val="en-US"/>
            </w:rPr>
          </w:rPrChange>
        </w:rPr>
      </w:pPr>
      <w:r w:rsidRPr="00084881">
        <w:rPr>
          <w:rFonts w:ascii="Calibri" w:hAnsi="Calibri" w:cs="Calibri"/>
          <w:sz w:val="20"/>
          <w:szCs w:val="20"/>
          <w:rPrChange w:id="278" w:author="To Thanh Thuy" w:date="2026-09-04T21:03:00Z" w16du:dateUtc="2026-09-04T14:03:00Z">
            <w:rPr>
              <w:rFonts w:asciiTheme="minorHAnsi" w:hAnsiTheme="minorHAnsi" w:cstheme="minorHAnsi"/>
              <w:sz w:val="20"/>
              <w:szCs w:val="20"/>
            </w:rPr>
          </w:rPrChange>
        </w:rPr>
        <w:t>Địa chỉ thường trú:</w:t>
      </w:r>
      <w:r w:rsidRPr="00084881">
        <w:rPr>
          <w:rFonts w:ascii="Calibri" w:hAnsi="Calibri" w:cs="Calibri"/>
          <w:color w:val="B0B0B0"/>
          <w:sz w:val="20"/>
          <w:szCs w:val="20"/>
          <w:rPrChange w:id="279" w:author="To Thanh Thuy" w:date="2026-09-04T21:03:00Z" w16du:dateUtc="2026-09-04T14:03:00Z">
            <w:rPr>
              <w:rFonts w:asciiTheme="minorHAnsi" w:hAnsiTheme="minorHAnsi" w:cstheme="minorHAnsi"/>
              <w:color w:val="B0B0B0"/>
              <w:sz w:val="20"/>
              <w:szCs w:val="20"/>
            </w:rPr>
          </w:rPrChange>
        </w:rPr>
        <w:t xml:space="preserve"> …………………………………………………………………………………………………………………………………………………………………………………</w:t>
      </w:r>
      <w:ins w:id="280" w:author="To Thanh Thuy" w:date="2026-09-04T21:11:00Z" w16du:dateUtc="2026-09-04T14:11:00Z">
        <w:r w:rsidR="00BC5589" w:rsidRPr="00A66D3D">
          <w:rPr>
            <w:rFonts w:ascii="Calibri" w:hAnsi="Calibri" w:cs="Calibri"/>
            <w:color w:val="B0B0B0"/>
            <w:sz w:val="20"/>
            <w:szCs w:val="20"/>
          </w:rPr>
          <w:t>…………………………………………………………………………………………………………………………………………………………………………………</w:t>
        </w:r>
      </w:ins>
      <w:del w:id="281" w:author="To Thanh Thuy" w:date="2026-09-04T21:11:00Z" w16du:dateUtc="2026-09-04T14:11:00Z">
        <w:r w:rsidRPr="00084881" w:rsidDel="00BC5589">
          <w:rPr>
            <w:rFonts w:ascii="Calibri" w:hAnsi="Calibri" w:cs="Calibri"/>
            <w:color w:val="B0B0B0"/>
            <w:sz w:val="20"/>
            <w:szCs w:val="20"/>
            <w:rPrChange w:id="282" w:author="To Thanh Thuy" w:date="2026-09-04T21:03:00Z" w16du:dateUtc="2026-09-04T14:03:00Z">
              <w:rPr>
                <w:rFonts w:asciiTheme="minorHAnsi" w:hAnsiTheme="minorHAnsi" w:cstheme="minorHAnsi"/>
                <w:color w:val="B0B0B0"/>
                <w:sz w:val="20"/>
                <w:szCs w:val="20"/>
              </w:rPr>
            </w:rPrChange>
          </w:rPr>
          <w:delText>……………</w:delText>
        </w:r>
        <w:r w:rsidRPr="00084881" w:rsidDel="00BC5589">
          <w:rPr>
            <w:rFonts w:ascii="Calibri" w:hAnsi="Calibri" w:cs="Calibri"/>
            <w:color w:val="B0B0B0"/>
            <w:sz w:val="20"/>
            <w:szCs w:val="20"/>
            <w:lang w:val="en-US"/>
            <w:rPrChange w:id="283" w:author="To Thanh Thuy" w:date="2026-09-04T21:03:00Z" w16du:dateUtc="2026-09-04T14:03:00Z">
              <w:rPr>
                <w:rFonts w:asciiTheme="minorHAnsi" w:hAnsiTheme="minorHAnsi" w:cstheme="minorHAnsi"/>
                <w:color w:val="B0B0B0"/>
                <w:sz w:val="20"/>
                <w:szCs w:val="20"/>
                <w:lang w:val="en-US"/>
              </w:rPr>
            </w:rPrChange>
          </w:rPr>
          <w:delText>……………………………………………………</w:delText>
        </w:r>
      </w:del>
    </w:p>
    <w:p w14:paraId="62E178A0" w14:textId="25467A20" w:rsidR="009D7343" w:rsidRPr="00084881" w:rsidRDefault="00767518">
      <w:pPr>
        <w:spacing w:after="110" w:line="300" w:lineRule="auto"/>
        <w:rPr>
          <w:rFonts w:ascii="Calibri" w:hAnsi="Calibri" w:cs="Calibri"/>
          <w:sz w:val="20"/>
          <w:szCs w:val="20"/>
          <w:lang w:val="en-US"/>
          <w:rPrChange w:id="284" w:author="To Thanh Thuy" w:date="2026-09-04T21:03:00Z" w16du:dateUtc="2026-09-04T14:03:00Z">
            <w:rPr>
              <w:rFonts w:asciiTheme="minorHAnsi" w:hAnsiTheme="minorHAnsi" w:cstheme="minorHAnsi"/>
              <w:sz w:val="20"/>
              <w:szCs w:val="20"/>
              <w:lang w:val="en-US"/>
            </w:rPr>
          </w:rPrChange>
        </w:rPr>
      </w:pPr>
      <w:r w:rsidRPr="00084881">
        <w:rPr>
          <w:rFonts w:ascii="Calibri" w:hAnsi="Calibri" w:cs="Calibri"/>
          <w:sz w:val="20"/>
          <w:szCs w:val="20"/>
          <w:rPrChange w:id="285" w:author="To Thanh Thuy" w:date="2026-09-04T21:03:00Z" w16du:dateUtc="2026-09-04T14:03:00Z">
            <w:rPr>
              <w:rFonts w:asciiTheme="minorHAnsi" w:hAnsiTheme="minorHAnsi" w:cstheme="minorHAnsi"/>
              <w:sz w:val="20"/>
              <w:szCs w:val="20"/>
            </w:rPr>
          </w:rPrChange>
        </w:rPr>
        <w:t>Địa chỉ tạm trú (nếu khác):</w:t>
      </w:r>
      <w:r w:rsidRPr="00084881">
        <w:rPr>
          <w:rFonts w:ascii="Calibri" w:hAnsi="Calibri" w:cs="Calibri"/>
          <w:color w:val="B0B0B0"/>
          <w:sz w:val="20"/>
          <w:szCs w:val="20"/>
          <w:rPrChange w:id="286" w:author="To Thanh Thuy" w:date="2026-09-04T21:03:00Z" w16du:dateUtc="2026-09-04T14:03:00Z">
            <w:rPr>
              <w:rFonts w:asciiTheme="minorHAnsi" w:hAnsiTheme="minorHAnsi" w:cstheme="minorHAnsi"/>
              <w:color w:val="B0B0B0"/>
              <w:sz w:val="20"/>
              <w:szCs w:val="20"/>
            </w:rPr>
          </w:rPrChange>
        </w:rPr>
        <w:t xml:space="preserve"> …………………………………………………………………………………………………………………………………………………………………………………</w:t>
      </w:r>
      <w:ins w:id="287" w:author="To Thanh Thuy" w:date="2026-09-04T21:11:00Z" w16du:dateUtc="2026-09-04T14:11:00Z">
        <w:r w:rsidR="00BC5589" w:rsidRPr="00A66D3D">
          <w:rPr>
            <w:rFonts w:ascii="Calibri" w:hAnsi="Calibri" w:cs="Calibri"/>
            <w:color w:val="B0B0B0"/>
            <w:sz w:val="20"/>
            <w:szCs w:val="20"/>
          </w:rPr>
          <w:t>…………………………………………………………………………………………………………………………………………………………………………………</w:t>
        </w:r>
      </w:ins>
      <w:del w:id="288" w:author="To Thanh Thuy" w:date="2026-09-04T21:11:00Z" w16du:dateUtc="2026-09-04T14:11:00Z">
        <w:r w:rsidRPr="00084881" w:rsidDel="00BC5589">
          <w:rPr>
            <w:rFonts w:ascii="Calibri" w:hAnsi="Calibri" w:cs="Calibri"/>
            <w:color w:val="B0B0B0"/>
            <w:sz w:val="20"/>
            <w:szCs w:val="20"/>
            <w:rPrChange w:id="289" w:author="To Thanh Thuy" w:date="2026-09-04T21:03:00Z" w16du:dateUtc="2026-09-04T14:03:00Z">
              <w:rPr>
                <w:rFonts w:asciiTheme="minorHAnsi" w:hAnsiTheme="minorHAnsi" w:cstheme="minorHAnsi"/>
                <w:color w:val="B0B0B0"/>
                <w:sz w:val="20"/>
                <w:szCs w:val="20"/>
              </w:rPr>
            </w:rPrChange>
          </w:rPr>
          <w:delText>……………</w:delText>
        </w:r>
        <w:r w:rsidRPr="00084881" w:rsidDel="00BC5589">
          <w:rPr>
            <w:rFonts w:ascii="Calibri" w:hAnsi="Calibri" w:cs="Calibri"/>
            <w:color w:val="B0B0B0"/>
            <w:sz w:val="20"/>
            <w:szCs w:val="20"/>
            <w:lang w:val="en-US"/>
            <w:rPrChange w:id="290" w:author="To Thanh Thuy" w:date="2026-09-04T21:03:00Z" w16du:dateUtc="2026-09-04T14:03:00Z">
              <w:rPr>
                <w:rFonts w:asciiTheme="minorHAnsi" w:hAnsiTheme="minorHAnsi" w:cstheme="minorHAnsi"/>
                <w:color w:val="B0B0B0"/>
                <w:sz w:val="20"/>
                <w:szCs w:val="20"/>
                <w:lang w:val="en-US"/>
              </w:rPr>
            </w:rPrChange>
          </w:rPr>
          <w:delText>…………………………………………………..</w:delText>
        </w:r>
      </w:del>
    </w:p>
    <w:p w14:paraId="585B3724" w14:textId="03B467E0" w:rsidR="000B10DE" w:rsidRPr="00FF0A38" w:rsidRDefault="000B10DE" w:rsidP="000B10DE">
      <w:pPr>
        <w:spacing w:after="110" w:line="300" w:lineRule="auto"/>
        <w:rPr>
          <w:rFonts w:ascii="Calibri" w:hAnsi="Calibri" w:cs="Calibri"/>
          <w:sz w:val="20"/>
          <w:szCs w:val="20"/>
          <w:lang w:val="en-US"/>
          <w:rPrChange w:id="291" w:author="To Thanh Thuy" w:date="2026-09-04T21:11:00Z" w16du:dateUtc="2026-09-04T14:11:00Z">
            <w:rPr>
              <w:rFonts w:asciiTheme="minorHAnsi" w:hAnsiTheme="minorHAnsi" w:cstheme="minorHAnsi"/>
              <w:sz w:val="20"/>
              <w:szCs w:val="20"/>
            </w:rPr>
          </w:rPrChange>
        </w:rPr>
      </w:pPr>
      <w:r w:rsidRPr="00084881">
        <w:rPr>
          <w:rFonts w:ascii="Calibri" w:hAnsi="Calibri" w:cs="Calibri"/>
          <w:sz w:val="20"/>
          <w:szCs w:val="20"/>
          <w:rPrChange w:id="292" w:author="To Thanh Thuy" w:date="2026-09-04T21:03:00Z" w16du:dateUtc="2026-09-04T14:03:00Z">
            <w:rPr>
              <w:rFonts w:asciiTheme="minorHAnsi" w:hAnsiTheme="minorHAnsi" w:cstheme="minorHAnsi"/>
              <w:sz w:val="20"/>
              <w:szCs w:val="20"/>
            </w:rPr>
          </w:rPrChange>
        </w:rPr>
        <w:t>Điện thoại — Di động 1:</w:t>
      </w:r>
      <w:r w:rsidRPr="00084881">
        <w:rPr>
          <w:rFonts w:ascii="Calibri" w:hAnsi="Calibri" w:cs="Calibri"/>
          <w:color w:val="B0B0B0"/>
          <w:sz w:val="20"/>
          <w:szCs w:val="20"/>
          <w:rPrChange w:id="293" w:author="To Thanh Thuy" w:date="2026-09-04T21:03:00Z" w16du:dateUtc="2026-09-04T14:03:00Z">
            <w:rPr>
              <w:rFonts w:asciiTheme="minorHAnsi" w:hAnsiTheme="minorHAnsi" w:cstheme="minorHAnsi"/>
              <w:color w:val="B0B0B0"/>
              <w:sz w:val="20"/>
              <w:szCs w:val="20"/>
            </w:rPr>
          </w:rPrChange>
        </w:rPr>
        <w:t xml:space="preserve"> ………</w:t>
      </w:r>
      <w:r w:rsidRPr="00084881">
        <w:rPr>
          <w:rFonts w:ascii="Calibri" w:hAnsi="Calibri" w:cs="Calibri"/>
          <w:color w:val="B0B0B0"/>
          <w:sz w:val="20"/>
          <w:szCs w:val="20"/>
          <w:lang w:val="en-US"/>
          <w:rPrChange w:id="294" w:author="To Thanh Thuy" w:date="2026-09-04T21:03:00Z" w16du:dateUtc="2026-09-04T14:03:00Z">
            <w:rPr>
              <w:rFonts w:asciiTheme="minorHAnsi" w:hAnsiTheme="minorHAnsi" w:cstheme="minorHAnsi"/>
              <w:color w:val="B0B0B0"/>
              <w:sz w:val="20"/>
              <w:szCs w:val="20"/>
              <w:lang w:val="en-US"/>
            </w:rPr>
          </w:rPrChange>
        </w:rPr>
        <w:t>…………………………………………</w:t>
      </w:r>
      <w:del w:id="295" w:author="To Thanh Thuy" w:date="2026-09-04T21:11:00Z" w16du:dateUtc="2026-09-04T14:11:00Z">
        <w:r w:rsidRPr="00084881" w:rsidDel="00FF0A38">
          <w:rPr>
            <w:rFonts w:ascii="Calibri" w:hAnsi="Calibri" w:cs="Calibri"/>
            <w:color w:val="B0B0B0"/>
            <w:sz w:val="20"/>
            <w:szCs w:val="20"/>
            <w:lang w:val="en-US"/>
            <w:rPrChange w:id="296" w:author="To Thanh Thuy" w:date="2026-09-04T21:03:00Z" w16du:dateUtc="2026-09-04T14:03:00Z">
              <w:rPr>
                <w:rFonts w:asciiTheme="minorHAnsi" w:hAnsiTheme="minorHAnsi" w:cstheme="minorHAnsi"/>
                <w:color w:val="B0B0B0"/>
                <w:sz w:val="20"/>
                <w:szCs w:val="20"/>
                <w:lang w:val="en-US"/>
              </w:rPr>
            </w:rPrChange>
          </w:rPr>
          <w:delText>.</w:delText>
        </w:r>
      </w:del>
      <w:ins w:id="297" w:author="To Thanh Thuy" w:date="2026-09-04T21:11:00Z" w16du:dateUtc="2026-09-04T14:11:00Z">
        <w:r w:rsidR="00FF0A38">
          <w:rPr>
            <w:rFonts w:ascii="Calibri" w:hAnsi="Calibri" w:cs="Calibri"/>
            <w:color w:val="B0B0B0"/>
            <w:sz w:val="20"/>
            <w:szCs w:val="20"/>
            <w:lang w:val="en-US"/>
          </w:rPr>
          <w:t>…………..</w:t>
        </w:r>
      </w:ins>
      <w:r w:rsidRPr="00084881">
        <w:rPr>
          <w:rFonts w:ascii="Calibri" w:hAnsi="Calibri" w:cs="Calibri"/>
          <w:color w:val="B0B0B0"/>
          <w:sz w:val="20"/>
          <w:szCs w:val="20"/>
          <w:lang w:val="en-US"/>
          <w:rPrChange w:id="298" w:author="To Thanh Thuy" w:date="2026-09-04T21:03:00Z" w16du:dateUtc="2026-09-04T14:03:00Z">
            <w:rPr>
              <w:rFonts w:asciiTheme="minorHAnsi" w:hAnsiTheme="minorHAnsi" w:cstheme="minorHAnsi"/>
              <w:color w:val="B0B0B0"/>
              <w:sz w:val="20"/>
              <w:szCs w:val="20"/>
              <w:lang w:val="en-US"/>
            </w:rPr>
          </w:rPrChange>
        </w:rPr>
        <w:t xml:space="preserve">.. </w:t>
      </w:r>
      <w:r w:rsidRPr="00084881">
        <w:rPr>
          <w:rFonts w:ascii="Calibri" w:hAnsi="Calibri" w:cs="Calibri"/>
          <w:sz w:val="20"/>
          <w:szCs w:val="20"/>
          <w:rPrChange w:id="299" w:author="To Thanh Thuy" w:date="2026-09-04T21:03:00Z" w16du:dateUtc="2026-09-04T14:03:00Z">
            <w:rPr>
              <w:rFonts w:asciiTheme="minorHAnsi" w:hAnsiTheme="minorHAnsi" w:cstheme="minorHAnsi"/>
              <w:sz w:val="20"/>
              <w:szCs w:val="20"/>
            </w:rPr>
          </w:rPrChange>
        </w:rPr>
        <w:t>Di động 2</w:t>
      </w:r>
      <w:r w:rsidRPr="00084881">
        <w:rPr>
          <w:rFonts w:ascii="Calibri" w:hAnsi="Calibri" w:cs="Calibri"/>
          <w:sz w:val="20"/>
          <w:szCs w:val="20"/>
          <w:lang w:val="en-US"/>
          <w:rPrChange w:id="300" w:author="To Thanh Thuy" w:date="2026-09-04T21:03:00Z" w16du:dateUtc="2026-09-04T14:03:00Z">
            <w:rPr>
              <w:rFonts w:asciiTheme="minorHAnsi" w:hAnsiTheme="minorHAnsi" w:cstheme="minorHAnsi"/>
              <w:sz w:val="20"/>
              <w:szCs w:val="20"/>
              <w:lang w:val="en-US"/>
            </w:rPr>
          </w:rPrChange>
        </w:rPr>
        <w:t xml:space="preserve">: </w:t>
      </w:r>
      <w:r w:rsidRPr="00084881">
        <w:rPr>
          <w:rFonts w:ascii="Calibri" w:hAnsi="Calibri" w:cs="Calibri"/>
          <w:color w:val="B0B0B0"/>
          <w:sz w:val="20"/>
          <w:szCs w:val="20"/>
          <w:rPrChange w:id="301" w:author="To Thanh Thuy" w:date="2026-09-04T21:03:00Z" w16du:dateUtc="2026-09-04T14:03:00Z">
            <w:rPr>
              <w:rFonts w:asciiTheme="minorHAnsi" w:hAnsiTheme="minorHAnsi" w:cstheme="minorHAnsi"/>
              <w:color w:val="B0B0B0"/>
              <w:sz w:val="20"/>
              <w:szCs w:val="20"/>
            </w:rPr>
          </w:rPrChange>
        </w:rPr>
        <w:t>………………….………</w:t>
      </w:r>
      <w:ins w:id="302" w:author="To Thanh Thuy" w:date="2026-09-04T21:11:00Z" w16du:dateUtc="2026-09-04T14:11:00Z">
        <w:r w:rsidR="00FF0A38">
          <w:rPr>
            <w:rFonts w:ascii="Calibri" w:hAnsi="Calibri" w:cs="Calibri"/>
            <w:color w:val="B0B0B0"/>
            <w:sz w:val="20"/>
            <w:szCs w:val="20"/>
            <w:lang w:val="en-US"/>
          </w:rPr>
          <w:t>………….………………..</w:t>
        </w:r>
      </w:ins>
    </w:p>
    <w:p w14:paraId="7EDD88A8" w14:textId="5D445340" w:rsidR="009D7343" w:rsidRPr="00FF0A38" w:rsidRDefault="000B10DE" w:rsidP="000B10DE">
      <w:pPr>
        <w:spacing w:after="110" w:line="300" w:lineRule="auto"/>
        <w:rPr>
          <w:rFonts w:ascii="Calibri" w:hAnsi="Calibri" w:cs="Calibri"/>
          <w:sz w:val="20"/>
          <w:szCs w:val="20"/>
          <w:lang w:val="en-US"/>
          <w:rPrChange w:id="303" w:author="To Thanh Thuy" w:date="2026-09-04T21:11:00Z" w16du:dateUtc="2026-09-04T14:11:00Z">
            <w:rPr>
              <w:rFonts w:asciiTheme="minorHAnsi" w:hAnsiTheme="minorHAnsi" w:cstheme="minorHAnsi"/>
              <w:sz w:val="20"/>
              <w:szCs w:val="20"/>
              <w:lang w:val="en-US"/>
            </w:rPr>
          </w:rPrChange>
        </w:rPr>
      </w:pPr>
      <w:r w:rsidRPr="00084881">
        <w:rPr>
          <w:rFonts w:ascii="Calibri" w:hAnsi="Calibri" w:cs="Calibri"/>
          <w:sz w:val="20"/>
          <w:szCs w:val="20"/>
          <w:rPrChange w:id="304" w:author="To Thanh Thuy" w:date="2026-09-04T21:03:00Z" w16du:dateUtc="2026-09-04T14:03:00Z">
            <w:rPr>
              <w:rFonts w:asciiTheme="minorHAnsi" w:hAnsiTheme="minorHAnsi" w:cstheme="minorHAnsi"/>
              <w:sz w:val="20"/>
              <w:szCs w:val="20"/>
            </w:rPr>
          </w:rPrChange>
        </w:rPr>
        <w:t>Email:</w:t>
      </w:r>
      <w:r w:rsidRPr="00084881">
        <w:rPr>
          <w:rFonts w:ascii="Calibri" w:hAnsi="Calibri" w:cs="Calibri"/>
          <w:sz w:val="20"/>
          <w:szCs w:val="20"/>
          <w:lang w:val="en-US"/>
          <w:rPrChange w:id="305" w:author="To Thanh Thuy" w:date="2026-09-04T21:03:00Z" w16du:dateUtc="2026-09-04T14:03:00Z">
            <w:rPr>
              <w:rFonts w:asciiTheme="minorHAnsi" w:hAnsiTheme="minorHAnsi" w:cstheme="minorHAnsi"/>
              <w:sz w:val="20"/>
              <w:szCs w:val="20"/>
              <w:lang w:val="en-US"/>
            </w:rPr>
          </w:rPrChange>
        </w:rPr>
        <w:t xml:space="preserve"> …</w:t>
      </w:r>
      <w:r w:rsidRPr="00084881">
        <w:rPr>
          <w:rFonts w:ascii="Calibri" w:hAnsi="Calibri" w:cs="Calibri"/>
          <w:color w:val="B0B0B0"/>
          <w:sz w:val="20"/>
          <w:szCs w:val="20"/>
          <w:rPrChange w:id="306" w:author="To Thanh Thuy" w:date="2026-09-04T21:03:00Z" w16du:dateUtc="2026-09-04T14:03:00Z">
            <w:rPr>
              <w:rFonts w:asciiTheme="minorHAnsi" w:hAnsiTheme="minorHAnsi" w:cstheme="minorHAnsi"/>
              <w:color w:val="B0B0B0"/>
              <w:sz w:val="20"/>
              <w:szCs w:val="20"/>
            </w:rPr>
          </w:rPrChange>
        </w:rPr>
        <w:t>…………………………………………………………………………………</w:t>
      </w:r>
      <w:ins w:id="307" w:author="To Thanh Thuy" w:date="2026-09-04T21:11:00Z" w16du:dateUtc="2026-09-04T14:11:00Z">
        <w:r w:rsidR="00FF0A38">
          <w:rPr>
            <w:rFonts w:ascii="Calibri" w:hAnsi="Calibri" w:cs="Calibri"/>
            <w:color w:val="B0B0B0"/>
            <w:sz w:val="20"/>
            <w:szCs w:val="20"/>
            <w:lang w:val="en-US"/>
          </w:rPr>
          <w:t>……………………………………………………………………………….</w:t>
        </w:r>
      </w:ins>
    </w:p>
    <w:p w14:paraId="13D0A2E0" w14:textId="2B9E2E74" w:rsidR="009D7343" w:rsidRPr="00084881" w:rsidRDefault="00767518">
      <w:pPr>
        <w:pStyle w:val="Heading3"/>
        <w:rPr>
          <w:rFonts w:ascii="Calibri" w:hAnsi="Calibri" w:cs="Calibri"/>
          <w:sz w:val="20"/>
          <w:szCs w:val="20"/>
          <w:lang w:val="en-US"/>
          <w:rPrChange w:id="308" w:author="To Thanh Thuy" w:date="2026-09-04T21:03:00Z" w16du:dateUtc="2026-09-04T14:03:00Z">
            <w:rPr>
              <w:rFonts w:asciiTheme="minorHAnsi" w:hAnsiTheme="minorHAnsi" w:cstheme="minorHAnsi"/>
              <w:sz w:val="20"/>
              <w:szCs w:val="20"/>
            </w:rPr>
          </w:rPrChange>
        </w:rPr>
      </w:pPr>
      <w:del w:id="309" w:author="To Thanh Thuy" w:date="2026-09-04T21:02:00Z" w16du:dateUtc="2026-09-04T14:02:00Z">
        <w:r w:rsidRPr="00084881" w:rsidDel="00D01037">
          <w:rPr>
            <w:rFonts w:ascii="Calibri" w:hAnsi="Calibri" w:cs="Calibri"/>
            <w:sz w:val="20"/>
            <w:szCs w:val="20"/>
            <w:rPrChange w:id="310" w:author="To Thanh Thuy" w:date="2026-09-04T21:03:00Z" w16du:dateUtc="2026-09-04T14:03:00Z">
              <w:rPr>
                <w:rFonts w:asciiTheme="minorHAnsi" w:hAnsiTheme="minorHAnsi" w:cstheme="minorHAnsi"/>
                <w:sz w:val="20"/>
                <w:szCs w:val="20"/>
              </w:rPr>
            </w:rPrChange>
          </w:rPr>
          <w:delText>Thông tin tài khoản ngân hàng</w:delText>
        </w:r>
      </w:del>
      <w:ins w:id="311" w:author="To Thanh Thuy" w:date="2026-09-04T21:02:00Z" w16du:dateUtc="2026-09-04T14:02:00Z">
        <w:r w:rsidR="00D01037" w:rsidRPr="00084881">
          <w:rPr>
            <w:rFonts w:ascii="Calibri" w:hAnsi="Calibri" w:cs="Calibri"/>
            <w:sz w:val="20"/>
            <w:szCs w:val="20"/>
            <w:lang w:val="en-US"/>
            <w:rPrChange w:id="312" w:author="To Thanh Thuy" w:date="2026-09-04T21:03:00Z" w16du:dateUtc="2026-09-04T14:03:00Z">
              <w:rPr>
                <w:rFonts w:asciiTheme="minorHAnsi" w:hAnsiTheme="minorHAnsi" w:cstheme="minorHAnsi"/>
                <w:sz w:val="20"/>
                <w:szCs w:val="20"/>
                <w:lang w:val="en-US"/>
              </w:rPr>
            </w:rPrChange>
          </w:rPr>
          <w:t>THÔNG TIN TÀI KHOẢN NGÂN HÀNG</w:t>
        </w:r>
      </w:ins>
    </w:p>
    <w:p w14:paraId="46051902" w14:textId="67C87475" w:rsidR="009D7343" w:rsidRPr="00084881" w:rsidRDefault="00767518">
      <w:pPr>
        <w:spacing w:after="110" w:line="300" w:lineRule="auto"/>
        <w:rPr>
          <w:rFonts w:ascii="Calibri" w:hAnsi="Calibri" w:cs="Calibri"/>
          <w:sz w:val="20"/>
          <w:szCs w:val="20"/>
          <w:rPrChange w:id="313" w:author="To Thanh Thuy" w:date="2026-09-04T21:03:00Z" w16du:dateUtc="2026-09-04T14:03:00Z">
            <w:rPr>
              <w:rFonts w:asciiTheme="minorHAnsi" w:hAnsiTheme="minorHAnsi" w:cstheme="minorHAnsi"/>
              <w:sz w:val="20"/>
              <w:szCs w:val="20"/>
            </w:rPr>
          </w:rPrChange>
        </w:rPr>
      </w:pPr>
      <w:r w:rsidRPr="00084881">
        <w:rPr>
          <w:rFonts w:ascii="Calibri" w:hAnsi="Calibri" w:cs="Calibri"/>
          <w:sz w:val="20"/>
          <w:szCs w:val="20"/>
          <w:rPrChange w:id="314" w:author="To Thanh Thuy" w:date="2026-09-04T21:03:00Z" w16du:dateUtc="2026-09-04T14:03:00Z">
            <w:rPr>
              <w:rFonts w:asciiTheme="minorHAnsi" w:hAnsiTheme="minorHAnsi" w:cstheme="minorHAnsi"/>
              <w:sz w:val="20"/>
              <w:szCs w:val="20"/>
            </w:rPr>
          </w:rPrChange>
        </w:rPr>
        <w:t>Chủ tài khoản (trùng tên CCCD):</w:t>
      </w:r>
      <w:r w:rsidRPr="00084881">
        <w:rPr>
          <w:rFonts w:ascii="Calibri" w:hAnsi="Calibri" w:cs="Calibri"/>
          <w:color w:val="B0B0B0"/>
          <w:sz w:val="20"/>
          <w:szCs w:val="20"/>
          <w:rPrChange w:id="315" w:author="To Thanh Thuy" w:date="2026-09-04T21:03:00Z" w16du:dateUtc="2026-09-04T14:03:00Z">
            <w:rPr>
              <w:rFonts w:asciiTheme="minorHAnsi" w:hAnsiTheme="minorHAnsi" w:cstheme="minorHAnsi"/>
              <w:color w:val="B0B0B0"/>
              <w:sz w:val="20"/>
              <w:szCs w:val="20"/>
            </w:rPr>
          </w:rPrChange>
        </w:rPr>
        <w:t xml:space="preserve"> …………………………………………………………………………………………………………………………</w:t>
      </w:r>
    </w:p>
    <w:p w14:paraId="4C9D2CF4" w14:textId="18A2EE8F" w:rsidR="009D7343" w:rsidRPr="00DC7275" w:rsidRDefault="00767518">
      <w:pPr>
        <w:spacing w:after="110" w:line="300" w:lineRule="auto"/>
        <w:rPr>
          <w:rFonts w:ascii="Calibri" w:hAnsi="Calibri" w:cs="Calibri"/>
          <w:sz w:val="20"/>
          <w:szCs w:val="20"/>
          <w:lang w:val="en-US"/>
          <w:rPrChange w:id="316" w:author="To Thanh Thuy" w:date="2026-09-04T21:11:00Z" w16du:dateUtc="2026-09-04T14:11:00Z">
            <w:rPr>
              <w:rFonts w:asciiTheme="minorHAnsi" w:hAnsiTheme="minorHAnsi" w:cstheme="minorHAnsi"/>
              <w:sz w:val="20"/>
              <w:szCs w:val="20"/>
            </w:rPr>
          </w:rPrChange>
        </w:rPr>
      </w:pPr>
      <w:r w:rsidRPr="00084881">
        <w:rPr>
          <w:rFonts w:ascii="Calibri" w:hAnsi="Calibri" w:cs="Calibri"/>
          <w:sz w:val="20"/>
          <w:szCs w:val="20"/>
          <w:rPrChange w:id="317" w:author="To Thanh Thuy" w:date="2026-09-04T21:03:00Z" w16du:dateUtc="2026-09-04T14:03:00Z">
            <w:rPr>
              <w:rFonts w:asciiTheme="minorHAnsi" w:hAnsiTheme="minorHAnsi" w:cstheme="minorHAnsi"/>
              <w:sz w:val="20"/>
              <w:szCs w:val="20"/>
            </w:rPr>
          </w:rPrChange>
        </w:rPr>
        <w:t>Số tài khoản (không phải số thẻ ATM):</w:t>
      </w:r>
      <w:r w:rsidRPr="00084881">
        <w:rPr>
          <w:rFonts w:ascii="Calibri" w:hAnsi="Calibri" w:cs="Calibri"/>
          <w:color w:val="B0B0B0"/>
          <w:sz w:val="20"/>
          <w:szCs w:val="20"/>
          <w:rPrChange w:id="318" w:author="To Thanh Thuy" w:date="2026-09-04T21:03:00Z" w16du:dateUtc="2026-09-04T14:03:00Z">
            <w:rPr>
              <w:rFonts w:asciiTheme="minorHAnsi" w:hAnsiTheme="minorHAnsi" w:cstheme="minorHAnsi"/>
              <w:color w:val="B0B0B0"/>
              <w:sz w:val="20"/>
              <w:szCs w:val="20"/>
            </w:rPr>
          </w:rPrChange>
        </w:rPr>
        <w:t xml:space="preserve"> …………………………………………………………………………………………………………………………</w:t>
      </w:r>
      <w:ins w:id="319" w:author="To Thanh Thuy" w:date="2026-09-04T21:11:00Z" w16du:dateUtc="2026-09-04T14:11:00Z">
        <w:r w:rsidR="00DC7275">
          <w:rPr>
            <w:rFonts w:ascii="Calibri" w:hAnsi="Calibri" w:cs="Calibri"/>
            <w:color w:val="B0B0B0"/>
            <w:sz w:val="20"/>
            <w:szCs w:val="20"/>
            <w:lang w:val="en-US"/>
          </w:rPr>
          <w:t>……</w:t>
        </w:r>
      </w:ins>
      <w:ins w:id="320" w:author="To Thanh Thuy" w:date="2026-09-04T21:14:00Z" w16du:dateUtc="2026-09-04T14:14:00Z">
        <w:r w:rsidR="009510D9">
          <w:rPr>
            <w:rFonts w:ascii="Calibri" w:hAnsi="Calibri" w:cs="Calibri"/>
            <w:color w:val="B0B0B0"/>
            <w:sz w:val="20"/>
            <w:szCs w:val="20"/>
            <w:lang w:val="en-US"/>
          </w:rPr>
          <w:t>……………………………………………</w:t>
        </w:r>
      </w:ins>
    </w:p>
    <w:p w14:paraId="44D27491" w14:textId="63357D3D" w:rsidR="009D7343" w:rsidRPr="00084881" w:rsidRDefault="00767518">
      <w:pPr>
        <w:spacing w:after="110" w:line="300" w:lineRule="auto"/>
        <w:rPr>
          <w:rFonts w:ascii="Calibri" w:hAnsi="Calibri" w:cs="Calibri"/>
          <w:sz w:val="20"/>
          <w:szCs w:val="20"/>
          <w:rPrChange w:id="321" w:author="To Thanh Thuy" w:date="2026-09-04T21:03:00Z" w16du:dateUtc="2026-09-04T14:03:00Z">
            <w:rPr>
              <w:rFonts w:asciiTheme="minorHAnsi" w:hAnsiTheme="minorHAnsi" w:cstheme="minorHAnsi"/>
              <w:sz w:val="20"/>
              <w:szCs w:val="20"/>
            </w:rPr>
          </w:rPrChange>
        </w:rPr>
      </w:pPr>
      <w:r w:rsidRPr="00084881">
        <w:rPr>
          <w:rFonts w:ascii="Calibri" w:hAnsi="Calibri" w:cs="Calibri"/>
          <w:sz w:val="20"/>
          <w:szCs w:val="20"/>
          <w:rPrChange w:id="322" w:author="To Thanh Thuy" w:date="2026-09-04T21:03:00Z" w16du:dateUtc="2026-09-04T14:03:00Z">
            <w:rPr>
              <w:rFonts w:asciiTheme="minorHAnsi" w:hAnsiTheme="minorHAnsi" w:cstheme="minorHAnsi"/>
              <w:sz w:val="20"/>
              <w:szCs w:val="20"/>
            </w:rPr>
          </w:rPrChange>
        </w:rPr>
        <w:t>Ngân hàng:</w:t>
      </w:r>
      <w:r w:rsidRPr="00084881">
        <w:rPr>
          <w:rFonts w:ascii="Calibri" w:hAnsi="Calibri" w:cs="Calibri"/>
          <w:color w:val="B0B0B0"/>
          <w:sz w:val="20"/>
          <w:szCs w:val="20"/>
          <w:rPrChange w:id="323" w:author="To Thanh Thuy" w:date="2026-09-04T21:03:00Z" w16du:dateUtc="2026-09-04T14:03:00Z">
            <w:rPr>
              <w:rFonts w:asciiTheme="minorHAnsi" w:hAnsiTheme="minorHAnsi" w:cstheme="minorHAnsi"/>
              <w:color w:val="B0B0B0"/>
              <w:sz w:val="20"/>
              <w:szCs w:val="20"/>
            </w:rPr>
          </w:rPrChange>
        </w:rPr>
        <w:t>…………………………………….</w:t>
      </w:r>
      <w:r w:rsidRPr="00084881">
        <w:rPr>
          <w:rFonts w:ascii="Calibri" w:hAnsi="Calibri" w:cs="Calibri"/>
          <w:color w:val="B0B0B0"/>
          <w:sz w:val="20"/>
          <w:szCs w:val="20"/>
          <w:lang w:val="en-US"/>
          <w:rPrChange w:id="324" w:author="To Thanh Thuy" w:date="2026-09-04T21:03:00Z" w16du:dateUtc="2026-09-04T14:03:00Z">
            <w:rPr>
              <w:rFonts w:asciiTheme="minorHAnsi" w:hAnsiTheme="minorHAnsi" w:cstheme="minorHAnsi"/>
              <w:color w:val="B0B0B0"/>
              <w:sz w:val="20"/>
              <w:szCs w:val="20"/>
              <w:lang w:val="en-US"/>
            </w:rPr>
          </w:rPrChange>
        </w:rPr>
        <w:t xml:space="preserve"> </w:t>
      </w:r>
      <w:r w:rsidRPr="00084881">
        <w:rPr>
          <w:rFonts w:ascii="Calibri" w:hAnsi="Calibri" w:cs="Calibri"/>
          <w:sz w:val="20"/>
          <w:szCs w:val="20"/>
          <w:rPrChange w:id="325" w:author="To Thanh Thuy" w:date="2026-09-04T21:03:00Z" w16du:dateUtc="2026-09-04T14:03:00Z">
            <w:rPr>
              <w:rFonts w:asciiTheme="minorHAnsi" w:hAnsiTheme="minorHAnsi" w:cstheme="minorHAnsi"/>
              <w:sz w:val="20"/>
              <w:szCs w:val="20"/>
            </w:rPr>
          </w:rPrChange>
        </w:rPr>
        <w:t>Chi nhánh:</w:t>
      </w:r>
      <w:r w:rsidRPr="00084881">
        <w:rPr>
          <w:rFonts w:ascii="Calibri" w:hAnsi="Calibri" w:cs="Calibri"/>
          <w:color w:val="B0B0B0"/>
          <w:sz w:val="20"/>
          <w:szCs w:val="20"/>
          <w:lang w:val="en-US"/>
          <w:rPrChange w:id="326" w:author="To Thanh Thuy" w:date="2026-09-04T21:03:00Z" w16du:dateUtc="2026-09-04T14:03:00Z">
            <w:rPr>
              <w:rFonts w:asciiTheme="minorHAnsi" w:hAnsiTheme="minorHAnsi" w:cstheme="minorHAnsi"/>
              <w:color w:val="B0B0B0"/>
              <w:sz w:val="20"/>
              <w:szCs w:val="20"/>
              <w:lang w:val="en-US"/>
            </w:rPr>
          </w:rPrChange>
        </w:rPr>
        <w:t xml:space="preserve"> ……………………………</w:t>
      </w:r>
      <w:r w:rsidRPr="00084881">
        <w:rPr>
          <w:rFonts w:ascii="Calibri" w:hAnsi="Calibri" w:cs="Calibri"/>
          <w:color w:val="B0B0B0"/>
          <w:sz w:val="20"/>
          <w:szCs w:val="20"/>
          <w:rPrChange w:id="327" w:author="To Thanh Thuy" w:date="2026-09-04T21:03:00Z" w16du:dateUtc="2026-09-04T14:03:00Z">
            <w:rPr>
              <w:rFonts w:asciiTheme="minorHAnsi" w:hAnsiTheme="minorHAnsi" w:cstheme="minorHAnsi"/>
              <w:color w:val="B0B0B0"/>
              <w:sz w:val="20"/>
              <w:szCs w:val="20"/>
            </w:rPr>
          </w:rPrChange>
        </w:rPr>
        <w:t>…………………………</w:t>
      </w:r>
    </w:p>
    <w:p w14:paraId="3DBFA968" w14:textId="09FCD5EC" w:rsidR="009D7343" w:rsidRPr="00084881" w:rsidRDefault="00767518">
      <w:pPr>
        <w:pStyle w:val="Heading3"/>
        <w:rPr>
          <w:rFonts w:ascii="Calibri" w:hAnsi="Calibri" w:cs="Calibri"/>
          <w:sz w:val="20"/>
          <w:szCs w:val="20"/>
          <w:lang w:val="en-US"/>
          <w:rPrChange w:id="328" w:author="To Thanh Thuy" w:date="2026-09-04T21:03:00Z" w16du:dateUtc="2026-09-04T14:03:00Z">
            <w:rPr>
              <w:rFonts w:asciiTheme="minorHAnsi" w:hAnsiTheme="minorHAnsi" w:cstheme="minorHAnsi"/>
              <w:sz w:val="20"/>
              <w:szCs w:val="20"/>
            </w:rPr>
          </w:rPrChange>
        </w:rPr>
      </w:pPr>
      <w:del w:id="329" w:author="To Thanh Thuy" w:date="2026-09-04T21:02:00Z" w16du:dateUtc="2026-09-04T14:02:00Z">
        <w:r w:rsidRPr="00084881" w:rsidDel="00D01037">
          <w:rPr>
            <w:rFonts w:ascii="Calibri" w:hAnsi="Calibri" w:cs="Calibri"/>
            <w:sz w:val="20"/>
            <w:szCs w:val="20"/>
            <w:rPrChange w:id="330" w:author="To Thanh Thuy" w:date="2026-09-04T21:03:00Z" w16du:dateUtc="2026-09-04T14:03:00Z">
              <w:rPr>
                <w:rFonts w:asciiTheme="minorHAnsi" w:hAnsiTheme="minorHAnsi" w:cstheme="minorHAnsi"/>
                <w:sz w:val="20"/>
                <w:szCs w:val="20"/>
              </w:rPr>
            </w:rPrChange>
          </w:rPr>
          <w:delText>Cam kết của ứng viên (tóm tắt)</w:delText>
        </w:r>
      </w:del>
      <w:ins w:id="331" w:author="To Thanh Thuy" w:date="2026-09-04T21:02:00Z" w16du:dateUtc="2026-09-04T14:02:00Z">
        <w:r w:rsidR="00D01037" w:rsidRPr="00084881">
          <w:rPr>
            <w:rFonts w:ascii="Calibri" w:hAnsi="Calibri" w:cs="Calibri"/>
            <w:sz w:val="20"/>
            <w:szCs w:val="20"/>
            <w:lang w:val="en-US"/>
            <w:rPrChange w:id="332" w:author="To Thanh Thuy" w:date="2026-09-04T21:03:00Z" w16du:dateUtc="2026-09-04T14:03:00Z">
              <w:rPr>
                <w:rFonts w:asciiTheme="minorHAnsi" w:hAnsiTheme="minorHAnsi" w:cstheme="minorHAnsi"/>
                <w:sz w:val="20"/>
                <w:szCs w:val="20"/>
                <w:lang w:val="en-US"/>
              </w:rPr>
            </w:rPrChange>
          </w:rPr>
          <w:t>CAM KẾT CỦA ỨNG VIÊN</w:t>
        </w:r>
      </w:ins>
      <w:ins w:id="333" w:author="To Thanh Thuy" w:date="2026-09-04T21:03:00Z" w16du:dateUtc="2026-09-04T14:03:00Z">
        <w:r w:rsidR="00D01037" w:rsidRPr="00084881">
          <w:rPr>
            <w:rFonts w:ascii="Calibri" w:hAnsi="Calibri" w:cs="Calibri"/>
            <w:sz w:val="20"/>
            <w:szCs w:val="20"/>
            <w:lang w:val="en-US"/>
            <w:rPrChange w:id="334" w:author="To Thanh Thuy" w:date="2026-09-04T21:03:00Z" w16du:dateUtc="2026-09-04T14:03:00Z">
              <w:rPr>
                <w:rFonts w:asciiTheme="minorHAnsi" w:hAnsiTheme="minorHAnsi" w:cstheme="minorHAnsi"/>
                <w:sz w:val="20"/>
                <w:szCs w:val="20"/>
                <w:lang w:val="en-US"/>
              </w:rPr>
            </w:rPrChange>
          </w:rPr>
          <w:t xml:space="preserve"> (TÓM TẮT)</w:t>
        </w:r>
      </w:ins>
    </w:p>
    <w:p w14:paraId="7CD2CBED" w14:textId="1C829523" w:rsidR="009D7343" w:rsidRPr="00084881" w:rsidRDefault="00767518">
      <w:pPr>
        <w:pStyle w:val="ListParagraph"/>
        <w:numPr>
          <w:ilvl w:val="0"/>
          <w:numId w:val="2"/>
        </w:numPr>
        <w:spacing w:after="60" w:line="266" w:lineRule="auto"/>
        <w:rPr>
          <w:rFonts w:ascii="Calibri" w:hAnsi="Calibri" w:cs="Calibri"/>
          <w:sz w:val="20"/>
          <w:szCs w:val="20"/>
          <w:rPrChange w:id="335" w:author="To Thanh Thuy" w:date="2026-09-04T21:03:00Z" w16du:dateUtc="2026-09-04T14:03:00Z">
            <w:rPr>
              <w:rFonts w:asciiTheme="minorHAnsi" w:hAnsiTheme="minorHAnsi" w:cstheme="minorHAnsi"/>
              <w:sz w:val="20"/>
              <w:szCs w:val="20"/>
            </w:rPr>
          </w:rPrChange>
        </w:rPr>
      </w:pPr>
      <w:r w:rsidRPr="00084881">
        <w:rPr>
          <w:rFonts w:ascii="Calibri" w:hAnsi="Calibri" w:cs="Calibri"/>
          <w:sz w:val="20"/>
          <w:szCs w:val="20"/>
          <w:rPrChange w:id="336" w:author="To Thanh Thuy" w:date="2026-09-04T21:03:00Z" w16du:dateUtc="2026-09-04T14:03:00Z">
            <w:rPr>
              <w:rFonts w:asciiTheme="minorHAnsi" w:hAnsiTheme="minorHAnsi" w:cstheme="minorHAnsi"/>
              <w:sz w:val="20"/>
              <w:szCs w:val="20"/>
            </w:rPr>
          </w:rPrChange>
        </w:rPr>
        <w:t>Đồng ý nhận mọi thông báo từ Asahi qua SMS/Zalo/email theo số điện thoại và email đã đăng ký.</w:t>
      </w:r>
    </w:p>
    <w:p w14:paraId="3DE63870" w14:textId="11BF1CF3" w:rsidR="009D7343" w:rsidRPr="00084881" w:rsidRDefault="00767518">
      <w:pPr>
        <w:pStyle w:val="ListParagraph"/>
        <w:numPr>
          <w:ilvl w:val="0"/>
          <w:numId w:val="2"/>
        </w:numPr>
        <w:spacing w:after="60" w:line="266" w:lineRule="auto"/>
        <w:rPr>
          <w:rFonts w:ascii="Calibri" w:hAnsi="Calibri" w:cs="Calibri"/>
          <w:sz w:val="20"/>
          <w:szCs w:val="20"/>
          <w:rPrChange w:id="337" w:author="To Thanh Thuy" w:date="2026-09-04T21:03:00Z" w16du:dateUtc="2026-09-04T14:03:00Z">
            <w:rPr>
              <w:rFonts w:asciiTheme="minorHAnsi" w:hAnsiTheme="minorHAnsi" w:cstheme="minorHAnsi"/>
              <w:sz w:val="20"/>
              <w:szCs w:val="20"/>
            </w:rPr>
          </w:rPrChange>
        </w:rPr>
      </w:pPr>
      <w:r w:rsidRPr="00084881">
        <w:rPr>
          <w:rFonts w:ascii="Calibri" w:hAnsi="Calibri" w:cs="Calibri"/>
          <w:sz w:val="20"/>
          <w:szCs w:val="20"/>
          <w:rPrChange w:id="338" w:author="To Thanh Thuy" w:date="2026-09-04T21:03:00Z" w16du:dateUtc="2026-09-04T14:03:00Z">
            <w:rPr>
              <w:rFonts w:asciiTheme="minorHAnsi" w:hAnsiTheme="minorHAnsi" w:cstheme="minorHAnsi"/>
              <w:sz w:val="20"/>
              <w:szCs w:val="20"/>
            </w:rPr>
          </w:rPrChange>
        </w:rPr>
        <w:t>Cam kết không làm việc trực tiếp/gián tiếp cho công ty bảo hiểm khác trong thời gian là đại lý Asahi; không bị truy cứu hình sự; không bị cấm hành nghề đại lý.</w:t>
      </w:r>
    </w:p>
    <w:p w14:paraId="440FE58C" w14:textId="64BD9E7F" w:rsidR="009D7343" w:rsidRPr="00084881" w:rsidRDefault="00767518">
      <w:pPr>
        <w:pStyle w:val="ListParagraph"/>
        <w:numPr>
          <w:ilvl w:val="0"/>
          <w:numId w:val="2"/>
        </w:numPr>
        <w:spacing w:after="60" w:line="266" w:lineRule="auto"/>
        <w:rPr>
          <w:rFonts w:ascii="Calibri" w:hAnsi="Calibri" w:cs="Calibri"/>
          <w:sz w:val="20"/>
          <w:szCs w:val="20"/>
          <w:rPrChange w:id="339" w:author="To Thanh Thuy" w:date="2026-09-04T21:03:00Z" w16du:dateUtc="2026-09-04T14:03:00Z">
            <w:rPr>
              <w:rFonts w:asciiTheme="minorHAnsi" w:hAnsiTheme="minorHAnsi" w:cstheme="minorHAnsi"/>
              <w:sz w:val="20"/>
              <w:szCs w:val="20"/>
            </w:rPr>
          </w:rPrChange>
        </w:rPr>
      </w:pPr>
      <w:r w:rsidRPr="00084881">
        <w:rPr>
          <w:rFonts w:ascii="Calibri" w:hAnsi="Calibri" w:cs="Calibri"/>
          <w:sz w:val="20"/>
          <w:szCs w:val="20"/>
          <w:rPrChange w:id="340" w:author="To Thanh Thuy" w:date="2026-09-04T21:03:00Z" w16du:dateUtc="2026-09-04T14:03:00Z">
            <w:rPr>
              <w:rFonts w:asciiTheme="minorHAnsi" w:hAnsiTheme="minorHAnsi" w:cstheme="minorHAnsi"/>
              <w:sz w:val="20"/>
              <w:szCs w:val="20"/>
            </w:rPr>
          </w:rPrChange>
        </w:rPr>
        <w:t>Đã đọc, hiểu và đồng ý với Điều khoản &amp; Điều kiện, các phụ lục Hợp đồng Đại lý của Asahi và các sửa đổi bổ sung theo thời gian.</w:t>
      </w:r>
    </w:p>
    <w:p w14:paraId="30E602ED" w14:textId="2B7D1EEE" w:rsidR="009D7343" w:rsidRPr="00084881" w:rsidRDefault="00767518">
      <w:pPr>
        <w:pStyle w:val="ListParagraph"/>
        <w:numPr>
          <w:ilvl w:val="0"/>
          <w:numId w:val="2"/>
        </w:numPr>
        <w:spacing w:after="60" w:line="266" w:lineRule="auto"/>
        <w:rPr>
          <w:rFonts w:ascii="Calibri" w:hAnsi="Calibri" w:cs="Calibri"/>
          <w:sz w:val="20"/>
          <w:szCs w:val="20"/>
          <w:rPrChange w:id="341" w:author="To Thanh Thuy" w:date="2026-09-04T21:03:00Z" w16du:dateUtc="2026-09-04T14:03:00Z">
            <w:rPr>
              <w:rFonts w:asciiTheme="minorHAnsi" w:hAnsiTheme="minorHAnsi" w:cstheme="minorHAnsi"/>
              <w:sz w:val="20"/>
              <w:szCs w:val="20"/>
            </w:rPr>
          </w:rPrChange>
        </w:rPr>
      </w:pPr>
      <w:r w:rsidRPr="00084881">
        <w:rPr>
          <w:rFonts w:ascii="Calibri" w:hAnsi="Calibri" w:cs="Calibri"/>
          <w:sz w:val="20"/>
          <w:szCs w:val="20"/>
          <w:rPrChange w:id="342" w:author="To Thanh Thuy" w:date="2026-09-04T21:03:00Z" w16du:dateUtc="2026-09-04T14:03:00Z">
            <w:rPr>
              <w:rFonts w:asciiTheme="minorHAnsi" w:hAnsiTheme="minorHAnsi" w:cstheme="minorHAnsi"/>
              <w:sz w:val="20"/>
              <w:szCs w:val="20"/>
            </w:rPr>
          </w:rPrChange>
        </w:rPr>
        <w:t>Chịu trách nhiệm về thông tin đã cung cấp; chỉ trở thành đại lý sau khi có chứng chỉ theo quy định của Bộ Tài chính và được Asahi phê duyệt hồ sơ bằng Thư chấp thuận nêu rõ ngày hiệu lực.</w:t>
      </w:r>
    </w:p>
    <w:p w14:paraId="030B1A7D" w14:textId="152BC3BA" w:rsidR="009D7343" w:rsidRPr="00084881" w:rsidRDefault="00767518">
      <w:pPr>
        <w:pStyle w:val="ListParagraph"/>
        <w:numPr>
          <w:ilvl w:val="0"/>
          <w:numId w:val="2"/>
        </w:numPr>
        <w:spacing w:after="60" w:line="266" w:lineRule="auto"/>
        <w:rPr>
          <w:rFonts w:ascii="Calibri" w:hAnsi="Calibri" w:cs="Calibri"/>
          <w:sz w:val="20"/>
          <w:szCs w:val="20"/>
          <w:rPrChange w:id="343" w:author="To Thanh Thuy" w:date="2026-09-04T21:03:00Z" w16du:dateUtc="2026-09-04T14:03:00Z">
            <w:rPr>
              <w:rFonts w:asciiTheme="minorHAnsi" w:hAnsiTheme="minorHAnsi" w:cstheme="minorHAnsi"/>
              <w:sz w:val="20"/>
              <w:szCs w:val="20"/>
            </w:rPr>
          </w:rPrChange>
        </w:rPr>
      </w:pPr>
      <w:r w:rsidRPr="00084881">
        <w:rPr>
          <w:rFonts w:ascii="Calibri" w:hAnsi="Calibri" w:cs="Calibri"/>
          <w:sz w:val="20"/>
          <w:szCs w:val="20"/>
          <w:rPrChange w:id="344" w:author="To Thanh Thuy" w:date="2026-09-04T21:03:00Z" w16du:dateUtc="2026-09-04T14:03:00Z">
            <w:rPr>
              <w:rFonts w:asciiTheme="minorHAnsi" w:hAnsiTheme="minorHAnsi" w:cstheme="minorHAnsi"/>
              <w:sz w:val="20"/>
              <w:szCs w:val="20"/>
            </w:rPr>
          </w:rPrChange>
        </w:rPr>
        <w:t>Đồng ý để Asahi thu thập, lưu trữ, xử lý dữ liệu cá nhân theo Chính sách Bảo vệ Dữ liệu Cá nhân; xác nhận bằng chữ ký tay hoặc OTP đều có giá trị.</w:t>
      </w:r>
    </w:p>
    <w:p w14:paraId="5C03DF76" w14:textId="77777777" w:rsidR="009D7343" w:rsidRPr="00084881" w:rsidRDefault="00767518">
      <w:pPr>
        <w:spacing w:before="120" w:after="60" w:line="278" w:lineRule="auto"/>
        <w:jc w:val="center"/>
        <w:rPr>
          <w:rFonts w:ascii="Calibri" w:hAnsi="Calibri" w:cs="Calibri"/>
          <w:sz w:val="20"/>
          <w:szCs w:val="20"/>
          <w:rPrChange w:id="345" w:author="To Thanh Thuy" w:date="2026-09-04T21:03:00Z" w16du:dateUtc="2026-09-04T14:03:00Z">
            <w:rPr>
              <w:rFonts w:asciiTheme="minorHAnsi" w:hAnsiTheme="minorHAnsi" w:cstheme="minorHAnsi"/>
              <w:sz w:val="20"/>
              <w:szCs w:val="20"/>
            </w:rPr>
          </w:rPrChange>
        </w:rPr>
      </w:pPr>
      <w:r w:rsidRPr="00084881">
        <w:rPr>
          <w:rFonts w:ascii="Calibri" w:hAnsi="Calibri" w:cs="Calibri"/>
          <w:i/>
          <w:iCs/>
          <w:sz w:val="20"/>
          <w:szCs w:val="20"/>
          <w:rPrChange w:id="346" w:author="To Thanh Thuy" w:date="2026-09-04T21:03:00Z" w16du:dateUtc="2026-09-04T14:03:00Z">
            <w:rPr>
              <w:rFonts w:asciiTheme="minorHAnsi" w:hAnsiTheme="minorHAnsi" w:cstheme="minorHAnsi"/>
              <w:i/>
              <w:iCs/>
              <w:sz w:val="20"/>
              <w:szCs w:val="20"/>
            </w:rPr>
          </w:rPrChange>
        </w:rPr>
        <w:t>Ngày …… / …… / ……</w:t>
      </w:r>
    </w:p>
    <w:p w14:paraId="1BA09899" w14:textId="77777777" w:rsidR="009D7343" w:rsidRPr="00084881" w:rsidRDefault="00767518">
      <w:pPr>
        <w:spacing w:after="90" w:line="300" w:lineRule="auto"/>
        <w:jc w:val="center"/>
        <w:rPr>
          <w:rFonts w:ascii="Calibri" w:hAnsi="Calibri" w:cs="Calibri"/>
          <w:sz w:val="20"/>
          <w:szCs w:val="20"/>
          <w:rPrChange w:id="347" w:author="To Thanh Thuy" w:date="2026-09-04T21:03:00Z" w16du:dateUtc="2026-09-04T14:03:00Z">
            <w:rPr>
              <w:rFonts w:asciiTheme="minorHAnsi" w:hAnsiTheme="minorHAnsi" w:cstheme="minorHAnsi"/>
              <w:sz w:val="20"/>
              <w:szCs w:val="20"/>
            </w:rPr>
          </w:rPrChange>
        </w:rPr>
      </w:pPr>
      <w:r w:rsidRPr="00084881">
        <w:rPr>
          <w:rFonts w:ascii="Calibri" w:hAnsi="Calibri" w:cs="Calibri"/>
          <w:b/>
          <w:bCs/>
          <w:sz w:val="20"/>
          <w:szCs w:val="20"/>
          <w:rPrChange w:id="348" w:author="To Thanh Thuy" w:date="2026-09-04T21:03:00Z" w16du:dateUtc="2026-09-04T14:03:00Z">
            <w:rPr>
              <w:rFonts w:asciiTheme="minorHAnsi" w:hAnsiTheme="minorHAnsi" w:cstheme="minorHAnsi"/>
              <w:b/>
              <w:bCs/>
              <w:sz w:val="20"/>
              <w:szCs w:val="20"/>
            </w:rPr>
          </w:rPrChange>
        </w:rPr>
        <w:t>Chữ ký ứng viên / Mã xác nhận</w:t>
      </w:r>
    </w:p>
    <w:p w14:paraId="7B0AF12E" w14:textId="77777777" w:rsidR="009D7343" w:rsidRPr="00084881" w:rsidRDefault="00767518">
      <w:pPr>
        <w:spacing w:after="140" w:line="300" w:lineRule="auto"/>
        <w:jc w:val="center"/>
        <w:rPr>
          <w:rFonts w:ascii="Calibri" w:hAnsi="Calibri" w:cs="Calibri"/>
          <w:i/>
          <w:iCs/>
          <w:sz w:val="20"/>
          <w:szCs w:val="20"/>
          <w:lang w:val="en-US"/>
          <w:rPrChange w:id="349" w:author="To Thanh Thuy" w:date="2026-09-04T21:03:00Z" w16du:dateUtc="2026-09-04T14:03:00Z">
            <w:rPr>
              <w:rFonts w:asciiTheme="minorHAnsi" w:hAnsiTheme="minorHAnsi" w:cstheme="minorHAnsi"/>
              <w:i/>
              <w:iCs/>
              <w:sz w:val="20"/>
              <w:szCs w:val="20"/>
              <w:lang w:val="en-US"/>
            </w:rPr>
          </w:rPrChange>
        </w:rPr>
      </w:pPr>
      <w:r w:rsidRPr="00084881">
        <w:rPr>
          <w:rFonts w:ascii="Calibri" w:hAnsi="Calibri" w:cs="Calibri"/>
          <w:i/>
          <w:iCs/>
          <w:sz w:val="20"/>
          <w:szCs w:val="20"/>
          <w:rPrChange w:id="350" w:author="To Thanh Thuy" w:date="2026-09-04T21:03:00Z" w16du:dateUtc="2026-09-04T14:03:00Z">
            <w:rPr>
              <w:rFonts w:asciiTheme="minorHAnsi" w:hAnsiTheme="minorHAnsi" w:cstheme="minorHAnsi"/>
              <w:i/>
              <w:iCs/>
              <w:sz w:val="20"/>
              <w:szCs w:val="20"/>
            </w:rPr>
          </w:rPrChange>
        </w:rPr>
        <w:t>(ký, ghi rõ họ tên)</w:t>
      </w:r>
    </w:p>
    <w:p w14:paraId="3E54A4FE" w14:textId="77777777" w:rsidR="008F23C3" w:rsidRPr="00084881" w:rsidRDefault="008F23C3" w:rsidP="546E1219">
      <w:pPr>
        <w:spacing w:after="140" w:line="300" w:lineRule="auto"/>
        <w:jc w:val="center"/>
        <w:rPr>
          <w:ins w:id="351" w:author="To Thanh Thuy [2]" w:date="2026-09-04T04:26:00Z" w16du:dateUtc="2026-09-04T04:26:59Z"/>
          <w:rFonts w:ascii="Calibri" w:hAnsi="Calibri" w:cs="Calibri"/>
          <w:i/>
          <w:iCs/>
          <w:sz w:val="20"/>
          <w:szCs w:val="20"/>
          <w:lang w:val="en-US"/>
          <w:rPrChange w:id="352" w:author="To Thanh Thuy" w:date="2026-09-04T21:03:00Z" w16du:dateUtc="2026-09-04T14:03:00Z">
            <w:rPr>
              <w:ins w:id="353" w:author="To Thanh Thuy [2]" w:date="2026-09-04T04:26:00Z" w16du:dateUtc="2026-09-04T04:26:59Z"/>
              <w:rFonts w:asciiTheme="minorHAnsi" w:hAnsiTheme="minorHAnsi" w:cstheme="minorBidi"/>
              <w:i/>
              <w:iCs/>
              <w:sz w:val="20"/>
              <w:szCs w:val="20"/>
              <w:lang w:val="en-US"/>
            </w:rPr>
          </w:rPrChange>
        </w:rPr>
      </w:pPr>
    </w:p>
    <w:p w14:paraId="3D9FBE6C" w14:textId="18D31456" w:rsidR="546E1219" w:rsidRPr="00084881" w:rsidDel="00C63D55" w:rsidRDefault="546E1219" w:rsidP="546E1219">
      <w:pPr>
        <w:spacing w:after="140" w:line="300" w:lineRule="auto"/>
        <w:jc w:val="center"/>
        <w:rPr>
          <w:del w:id="354" w:author="To Thanh Thuy" w:date="2026-09-04T21:12:00Z" w16du:dateUtc="2026-09-04T14:12:00Z"/>
          <w:rFonts w:ascii="Calibri" w:hAnsi="Calibri" w:cs="Calibri"/>
          <w:i/>
          <w:iCs/>
          <w:sz w:val="20"/>
          <w:szCs w:val="20"/>
          <w:lang w:val="en-US"/>
          <w:rPrChange w:id="355" w:author="To Thanh Thuy" w:date="2026-09-04T21:03:00Z" w16du:dateUtc="2026-09-04T14:03:00Z">
            <w:rPr>
              <w:del w:id="356" w:author="To Thanh Thuy" w:date="2026-09-04T21:12:00Z" w16du:dateUtc="2026-09-04T14:12:00Z"/>
              <w:rFonts w:asciiTheme="minorHAnsi" w:hAnsiTheme="minorHAnsi" w:cstheme="minorBidi"/>
              <w:i/>
              <w:iCs/>
              <w:sz w:val="20"/>
              <w:szCs w:val="20"/>
              <w:lang w:val="en-US"/>
            </w:rPr>
          </w:rPrChange>
        </w:rPr>
      </w:pPr>
    </w:p>
    <w:p w14:paraId="51D572BC" w14:textId="25CDB439" w:rsidR="008F23C3" w:rsidRPr="00084881" w:rsidDel="00C63D55" w:rsidRDefault="008F23C3" w:rsidP="546E1219">
      <w:pPr>
        <w:spacing w:after="140" w:line="300" w:lineRule="auto"/>
        <w:jc w:val="center"/>
        <w:rPr>
          <w:del w:id="357" w:author="To Thanh Thuy" w:date="2026-09-04T21:12:00Z" w16du:dateUtc="2026-09-04T14:12:00Z"/>
          <w:rFonts w:ascii="Calibri" w:hAnsi="Calibri" w:cs="Calibri"/>
          <w:sz w:val="20"/>
          <w:szCs w:val="20"/>
          <w:lang w:val="en-US"/>
          <w:rPrChange w:id="358" w:author="To Thanh Thuy" w:date="2026-09-04T21:03:00Z" w16du:dateUtc="2026-09-04T14:03:00Z">
            <w:rPr>
              <w:del w:id="359" w:author="To Thanh Thuy" w:date="2026-09-04T21:12:00Z" w16du:dateUtc="2026-09-04T14:12:00Z"/>
              <w:rFonts w:asciiTheme="minorHAnsi" w:hAnsiTheme="minorHAnsi" w:cstheme="minorBidi"/>
              <w:sz w:val="20"/>
              <w:szCs w:val="20"/>
              <w:lang w:val="en-US"/>
            </w:rPr>
          </w:rPrChange>
        </w:rPr>
      </w:pPr>
      <w:commentRangeStart w:id="360"/>
      <w:commentRangeStart w:id="361"/>
      <w:commentRangeEnd w:id="360"/>
      <w:del w:id="362" w:author="To Thanh Thuy" w:date="2026-09-04T21:12:00Z" w16du:dateUtc="2026-09-04T14:12:00Z">
        <w:r w:rsidRPr="00084881" w:rsidDel="00C63D55">
          <w:rPr>
            <w:rStyle w:val="CommentReference"/>
            <w:rFonts w:ascii="Calibri" w:hAnsi="Calibri" w:cs="Calibri"/>
            <w:sz w:val="20"/>
            <w:szCs w:val="20"/>
            <w:lang w:val="en-US"/>
            <w:rPrChange w:id="363" w:author="To Thanh Thuy" w:date="2026-09-04T21:03:00Z" w16du:dateUtc="2026-09-04T14:03:00Z">
              <w:rPr>
                <w:rStyle w:val="CommentReference"/>
                <w:rFonts w:asciiTheme="minorHAnsi" w:hAnsiTheme="minorHAnsi" w:cstheme="minorBidi"/>
                <w:sz w:val="20"/>
                <w:szCs w:val="20"/>
                <w:lang w:val="en-US"/>
              </w:rPr>
            </w:rPrChange>
          </w:rPr>
          <w:commentReference w:id="360"/>
        </w:r>
        <w:commentRangeEnd w:id="361"/>
        <w:r w:rsidRPr="00084881" w:rsidDel="00C63D55">
          <w:rPr>
            <w:rStyle w:val="CommentReference"/>
            <w:rFonts w:ascii="Calibri" w:hAnsi="Calibri" w:cs="Calibri"/>
            <w:sz w:val="20"/>
            <w:szCs w:val="20"/>
            <w:lang w:val="en-US"/>
            <w:rPrChange w:id="364" w:author="To Thanh Thuy" w:date="2026-09-04T21:03:00Z" w16du:dateUtc="2026-09-04T14:03:00Z">
              <w:rPr>
                <w:rStyle w:val="CommentReference"/>
                <w:rFonts w:asciiTheme="minorHAnsi" w:hAnsiTheme="minorHAnsi" w:cstheme="minorBidi"/>
                <w:sz w:val="20"/>
                <w:szCs w:val="20"/>
                <w:lang w:val="en-US"/>
              </w:rPr>
            </w:rPrChange>
          </w:rPr>
          <w:commentReference w:id="361"/>
        </w:r>
      </w:del>
    </w:p>
    <w:tbl>
      <w:tblPr>
        <w:tblW w:w="936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1"/>
        <w:gridCol w:w="3121"/>
        <w:gridCol w:w="3122"/>
        <w:tblGridChange w:id="365">
          <w:tblGrid>
            <w:gridCol w:w="15"/>
            <w:gridCol w:w="3106"/>
            <w:gridCol w:w="15"/>
            <w:gridCol w:w="3106"/>
            <w:gridCol w:w="15"/>
            <w:gridCol w:w="3107"/>
            <w:gridCol w:w="15"/>
          </w:tblGrid>
        </w:tblGridChange>
      </w:tblGrid>
      <w:tr w:rsidR="009D7343" w:rsidRPr="00084881" w14:paraId="593651A1" w14:textId="77777777" w:rsidTr="546E1219">
        <w:trPr>
          <w:cantSplit/>
          <w:trHeight w:val="300"/>
        </w:trPr>
        <w:tc>
          <w:tcPr>
            <w:tcW w:w="3121" w:type="dxa"/>
            <w:tcBorders>
              <w:top w:val="single" w:sz="4" w:space="0" w:color="C9C9C9"/>
              <w:left w:val="single" w:sz="4" w:space="0" w:color="C9C9C9"/>
              <w:bottom w:val="single" w:sz="4" w:space="0" w:color="C9C9C9"/>
              <w:right w:val="single" w:sz="4" w:space="0" w:color="C9C9C9"/>
            </w:tcBorders>
            <w:shd w:val="clear" w:color="auto" w:fill="004A7D"/>
            <w:tcMar>
              <w:top w:w="55" w:type="dxa"/>
              <w:left w:w="105" w:type="dxa"/>
              <w:bottom w:w="55" w:type="dxa"/>
              <w:right w:w="105" w:type="dxa"/>
            </w:tcMar>
            <w:vAlign w:val="center"/>
          </w:tcPr>
          <w:p w14:paraId="6DD37C7A" w14:textId="77777777" w:rsidR="009D7343" w:rsidRPr="00084881" w:rsidRDefault="00767518">
            <w:pPr>
              <w:spacing w:line="250" w:lineRule="auto"/>
              <w:jc w:val="center"/>
              <w:rPr>
                <w:rFonts w:ascii="Calibri" w:hAnsi="Calibri" w:cs="Calibri"/>
                <w:sz w:val="20"/>
                <w:szCs w:val="20"/>
                <w:rPrChange w:id="366" w:author="To Thanh Thuy" w:date="2026-09-04T21:03:00Z" w16du:dateUtc="2026-09-04T14:03:00Z">
                  <w:rPr>
                    <w:rFonts w:asciiTheme="minorHAnsi" w:hAnsiTheme="minorHAnsi" w:cstheme="minorHAnsi"/>
                    <w:sz w:val="20"/>
                    <w:szCs w:val="20"/>
                  </w:rPr>
                </w:rPrChange>
              </w:rPr>
            </w:pPr>
            <w:r w:rsidRPr="00084881">
              <w:rPr>
                <w:rFonts w:ascii="Calibri" w:hAnsi="Calibri" w:cs="Calibri"/>
                <w:b/>
                <w:bCs/>
                <w:color w:val="FFFFFF"/>
                <w:sz w:val="20"/>
                <w:szCs w:val="20"/>
                <w:rPrChange w:id="367" w:author="To Thanh Thuy" w:date="2026-09-04T21:03:00Z" w16du:dateUtc="2026-09-04T14:03:00Z">
                  <w:rPr>
                    <w:rFonts w:asciiTheme="minorHAnsi" w:hAnsiTheme="minorHAnsi" w:cstheme="minorHAnsi"/>
                    <w:b/>
                    <w:bCs/>
                    <w:color w:val="FFFFFF"/>
                    <w:sz w:val="20"/>
                    <w:szCs w:val="20"/>
                  </w:rPr>
                </w:rPrChange>
              </w:rPr>
              <w:lastRenderedPageBreak/>
              <w:t>NGƯỜI GIỚI THIỆU</w:t>
            </w:r>
          </w:p>
        </w:tc>
        <w:tc>
          <w:tcPr>
            <w:tcW w:w="3121" w:type="dxa"/>
            <w:tcBorders>
              <w:top w:val="single" w:sz="4" w:space="0" w:color="C9C9C9"/>
              <w:left w:val="single" w:sz="4" w:space="0" w:color="C9C9C9"/>
              <w:bottom w:val="single" w:sz="4" w:space="0" w:color="C9C9C9"/>
              <w:right w:val="single" w:sz="4" w:space="0" w:color="C9C9C9"/>
            </w:tcBorders>
            <w:shd w:val="clear" w:color="auto" w:fill="004A7D"/>
            <w:tcMar>
              <w:top w:w="55" w:type="dxa"/>
              <w:left w:w="105" w:type="dxa"/>
              <w:bottom w:w="55" w:type="dxa"/>
              <w:right w:w="105" w:type="dxa"/>
            </w:tcMar>
            <w:vAlign w:val="center"/>
          </w:tcPr>
          <w:p w14:paraId="15C9F19C" w14:textId="0881292D" w:rsidR="63DA3AEF" w:rsidRPr="00084881" w:rsidRDefault="63DA3AEF" w:rsidP="546E1219">
            <w:pPr>
              <w:spacing w:line="250" w:lineRule="auto"/>
              <w:jc w:val="center"/>
              <w:rPr>
                <w:rFonts w:ascii="Calibri" w:hAnsi="Calibri" w:cs="Calibri"/>
                <w:sz w:val="20"/>
                <w:szCs w:val="20"/>
                <w:rPrChange w:id="368" w:author="To Thanh Thuy" w:date="2026-09-04T21:03:00Z" w16du:dateUtc="2026-09-04T14:03:00Z">
                  <w:rPr/>
                </w:rPrChange>
              </w:rPr>
            </w:pPr>
            <w:ins w:id="369" w:author="To Thanh Thuy [2]" w:date="2026-09-04T04:27:00Z" w16du:dateUtc="2026-09-04T04:27:21Z">
              <w:r w:rsidRPr="00084881">
                <w:rPr>
                  <w:rFonts w:ascii="Calibri" w:hAnsi="Calibri" w:cs="Calibri"/>
                  <w:b/>
                  <w:bCs/>
                  <w:color w:val="FFFFFF"/>
                  <w:sz w:val="20"/>
                  <w:szCs w:val="20"/>
                  <w:rPrChange w:id="370" w:author="To Thanh Thuy" w:date="2026-09-04T21:03:00Z" w16du:dateUtc="2026-09-04T14:03:00Z">
                    <w:rPr>
                      <w:rFonts w:asciiTheme="minorHAnsi" w:hAnsiTheme="minorHAnsi" w:cstheme="minorBidi"/>
                      <w:b/>
                      <w:bCs/>
                      <w:color w:val="FFFFFF"/>
                      <w:sz w:val="20"/>
                      <w:szCs w:val="20"/>
                    </w:rPr>
                  </w:rPrChange>
                </w:rPr>
                <w:t>GAD</w:t>
              </w:r>
            </w:ins>
          </w:p>
        </w:tc>
        <w:tc>
          <w:tcPr>
            <w:tcW w:w="3122" w:type="dxa"/>
            <w:tcBorders>
              <w:top w:val="single" w:sz="4" w:space="0" w:color="C9C9C9"/>
              <w:left w:val="single" w:sz="4" w:space="0" w:color="C9C9C9"/>
              <w:bottom w:val="single" w:sz="4" w:space="0" w:color="C9C9C9"/>
              <w:right w:val="single" w:sz="4" w:space="0" w:color="C9C9C9"/>
            </w:tcBorders>
            <w:shd w:val="clear" w:color="auto" w:fill="004A7D"/>
            <w:tcMar>
              <w:top w:w="55" w:type="dxa"/>
              <w:left w:w="105" w:type="dxa"/>
              <w:bottom w:w="55" w:type="dxa"/>
              <w:right w:w="105" w:type="dxa"/>
            </w:tcMar>
            <w:vAlign w:val="center"/>
          </w:tcPr>
          <w:p w14:paraId="655B3D71" w14:textId="56C21062" w:rsidR="009D7343" w:rsidRPr="001E22B5" w:rsidRDefault="00291274">
            <w:pPr>
              <w:spacing w:line="250" w:lineRule="auto"/>
              <w:jc w:val="center"/>
              <w:rPr>
                <w:rFonts w:ascii="Calibri" w:hAnsi="Calibri" w:cs="Calibri"/>
                <w:b/>
                <w:bCs/>
                <w:color w:val="FFFFFF"/>
                <w:sz w:val="20"/>
                <w:szCs w:val="20"/>
                <w:lang w:val="en-US"/>
                <w:rPrChange w:id="371" w:author="To Thanh Thuy" w:date="2026-09-04T21:12:00Z" w16du:dateUtc="2026-09-04T14:12:00Z">
                  <w:rPr>
                    <w:rFonts w:asciiTheme="minorHAnsi" w:hAnsiTheme="minorHAnsi" w:cstheme="minorHAnsi"/>
                    <w:sz w:val="20"/>
                    <w:szCs w:val="20"/>
                  </w:rPr>
                </w:rPrChange>
              </w:rPr>
            </w:pPr>
            <w:r w:rsidRPr="001E22B5">
              <w:rPr>
                <w:rFonts w:ascii="Calibri" w:hAnsi="Calibri" w:cs="Calibri"/>
                <w:b/>
                <w:bCs/>
                <w:color w:val="FFFFFF"/>
                <w:sz w:val="20"/>
                <w:szCs w:val="20"/>
                <w:lang w:val="en-US"/>
                <w:rPrChange w:id="372" w:author="To Thanh Thuy" w:date="2026-09-04T21:12:00Z" w16du:dateUtc="2026-09-04T14:12:00Z">
                  <w:rPr>
                    <w:rFonts w:asciiTheme="minorHAnsi" w:hAnsiTheme="minorHAnsi" w:cstheme="minorHAnsi"/>
                    <w:b/>
                    <w:bCs/>
                    <w:color w:val="FFFFFF"/>
                    <w:sz w:val="20"/>
                    <w:szCs w:val="20"/>
                  </w:rPr>
                </w:rPrChange>
              </w:rPr>
              <w:t>QU</w:t>
            </w:r>
            <w:r w:rsidRPr="00084881">
              <w:rPr>
                <w:rFonts w:ascii="Calibri" w:hAnsi="Calibri" w:cs="Calibri"/>
                <w:b/>
                <w:bCs/>
                <w:color w:val="FFFFFF"/>
                <w:sz w:val="20"/>
                <w:szCs w:val="20"/>
                <w:lang w:val="en-US"/>
                <w:rPrChange w:id="373" w:author="To Thanh Thuy" w:date="2026-09-04T21:03:00Z" w16du:dateUtc="2026-09-04T14:03:00Z">
                  <w:rPr>
                    <w:rFonts w:asciiTheme="minorHAnsi" w:hAnsiTheme="minorHAnsi" w:cstheme="minorHAnsi"/>
                    <w:b/>
                    <w:bCs/>
                    <w:color w:val="FFFFFF"/>
                    <w:sz w:val="20"/>
                    <w:szCs w:val="20"/>
                    <w:lang w:val="en-US"/>
                  </w:rPr>
                </w:rPrChange>
              </w:rPr>
              <w:t>ẢN LÝ TRỰC TIẾP</w:t>
            </w:r>
            <w:r w:rsidR="00767518" w:rsidRPr="001E22B5">
              <w:rPr>
                <w:rFonts w:ascii="Calibri" w:hAnsi="Calibri" w:cs="Calibri"/>
                <w:b/>
                <w:bCs/>
                <w:color w:val="FFFFFF"/>
                <w:sz w:val="20"/>
                <w:szCs w:val="20"/>
                <w:lang w:val="en-US"/>
                <w:rPrChange w:id="374" w:author="To Thanh Thuy" w:date="2026-09-04T21:12:00Z" w16du:dateUtc="2026-09-04T14:12:00Z">
                  <w:rPr>
                    <w:rFonts w:asciiTheme="minorHAnsi" w:hAnsiTheme="minorHAnsi" w:cstheme="minorHAnsi"/>
                    <w:b/>
                    <w:bCs/>
                    <w:color w:val="FFFFFF"/>
                    <w:sz w:val="20"/>
                    <w:szCs w:val="20"/>
                  </w:rPr>
                </w:rPrChange>
              </w:rPr>
              <w:t xml:space="preserve"> </w:t>
            </w:r>
            <w:r w:rsidR="00767518" w:rsidRPr="001E22B5">
              <w:rPr>
                <w:rFonts w:ascii="Calibri" w:hAnsi="Calibri" w:cs="Calibri"/>
                <w:b/>
                <w:bCs/>
                <w:color w:val="FFFFFF"/>
                <w:sz w:val="20"/>
                <w:szCs w:val="20"/>
                <w:lang w:val="en-US"/>
                <w:rPrChange w:id="375" w:author="To Thanh Thuy" w:date="2026-09-04T21:12:00Z" w16du:dateUtc="2026-09-04T14:12:00Z">
                  <w:rPr>
                    <w:rFonts w:asciiTheme="minorHAnsi" w:hAnsiTheme="minorHAnsi" w:cstheme="minorHAnsi"/>
                    <w:b/>
                    <w:bCs/>
                    <w:color w:val="FFFFFF"/>
                    <w:sz w:val="20"/>
                    <w:szCs w:val="20"/>
                    <w:highlight w:val="yellow"/>
                  </w:rPr>
                </w:rPrChange>
              </w:rPr>
              <w:t>(</w:t>
            </w:r>
            <w:r w:rsidR="00E6624F" w:rsidRPr="001E22B5">
              <w:rPr>
                <w:rFonts w:ascii="Calibri" w:hAnsi="Calibri" w:cs="Calibri"/>
                <w:b/>
                <w:bCs/>
                <w:color w:val="FFFFFF"/>
                <w:sz w:val="20"/>
                <w:szCs w:val="20"/>
                <w:lang w:val="en-US"/>
                <w:rPrChange w:id="376" w:author="To Thanh Thuy" w:date="2026-09-04T21:12:00Z" w16du:dateUtc="2026-09-04T14:12:00Z">
                  <w:rPr>
                    <w:rFonts w:asciiTheme="minorHAnsi" w:hAnsiTheme="minorHAnsi" w:cstheme="minorHAnsi"/>
                    <w:b/>
                    <w:bCs/>
                    <w:color w:val="FFFFFF"/>
                    <w:sz w:val="20"/>
                    <w:szCs w:val="20"/>
                    <w:highlight w:val="yellow"/>
                    <w:lang w:val="en-US"/>
                  </w:rPr>
                </w:rPrChange>
              </w:rPr>
              <w:t>UM/DM/</w:t>
            </w:r>
            <w:r w:rsidR="00675B4E" w:rsidRPr="001E22B5">
              <w:rPr>
                <w:rFonts w:ascii="Calibri" w:hAnsi="Calibri" w:cs="Calibri"/>
                <w:b/>
                <w:bCs/>
                <w:color w:val="FFFFFF"/>
                <w:sz w:val="20"/>
                <w:szCs w:val="20"/>
                <w:lang w:val="en-US"/>
                <w:rPrChange w:id="377" w:author="To Thanh Thuy" w:date="2026-09-04T21:12:00Z" w16du:dateUtc="2026-09-04T14:12:00Z">
                  <w:rPr>
                    <w:rFonts w:asciiTheme="minorHAnsi" w:hAnsiTheme="minorHAnsi" w:cstheme="minorHAnsi"/>
                    <w:b/>
                    <w:bCs/>
                    <w:color w:val="FFFFFF"/>
                    <w:sz w:val="20"/>
                    <w:szCs w:val="20"/>
                    <w:highlight w:val="yellow"/>
                    <w:lang w:val="en-US"/>
                  </w:rPr>
                </w:rPrChange>
              </w:rPr>
              <w:t>GAD/</w:t>
            </w:r>
            <w:r w:rsidR="00E6624F" w:rsidRPr="001E22B5">
              <w:rPr>
                <w:rFonts w:ascii="Calibri" w:hAnsi="Calibri" w:cs="Calibri"/>
                <w:b/>
                <w:bCs/>
                <w:color w:val="FFFFFF"/>
                <w:sz w:val="20"/>
                <w:szCs w:val="20"/>
                <w:lang w:val="en-US"/>
                <w:rPrChange w:id="378" w:author="To Thanh Thuy" w:date="2026-09-04T21:12:00Z" w16du:dateUtc="2026-09-04T14:12:00Z">
                  <w:rPr>
                    <w:rFonts w:asciiTheme="minorHAnsi" w:hAnsiTheme="minorHAnsi" w:cstheme="minorHAnsi"/>
                    <w:b/>
                    <w:bCs/>
                    <w:color w:val="FFFFFF"/>
                    <w:sz w:val="20"/>
                    <w:szCs w:val="20"/>
                    <w:highlight w:val="yellow"/>
                    <w:lang w:val="en-US"/>
                  </w:rPr>
                </w:rPrChange>
              </w:rPr>
              <w:t>SD/SH</w:t>
            </w:r>
            <w:r w:rsidR="00767518" w:rsidRPr="001E22B5">
              <w:rPr>
                <w:rFonts w:ascii="Calibri" w:hAnsi="Calibri" w:cs="Calibri"/>
                <w:b/>
                <w:bCs/>
                <w:color w:val="FFFFFF"/>
                <w:sz w:val="20"/>
                <w:szCs w:val="20"/>
                <w:lang w:val="en-US"/>
                <w:rPrChange w:id="379" w:author="To Thanh Thuy" w:date="2026-09-04T21:12:00Z" w16du:dateUtc="2026-09-04T14:12:00Z">
                  <w:rPr>
                    <w:rFonts w:asciiTheme="minorHAnsi" w:hAnsiTheme="minorHAnsi" w:cstheme="minorHAnsi"/>
                    <w:b/>
                    <w:bCs/>
                    <w:color w:val="FFFFFF"/>
                    <w:sz w:val="20"/>
                    <w:szCs w:val="20"/>
                    <w:highlight w:val="yellow"/>
                  </w:rPr>
                </w:rPrChange>
              </w:rPr>
              <w:t>)</w:t>
            </w:r>
          </w:p>
        </w:tc>
      </w:tr>
      <w:tr w:rsidR="009D7343" w:rsidRPr="00084881" w14:paraId="5C284750" w14:textId="77777777" w:rsidTr="00790377">
        <w:tblPrEx>
          <w:tblW w:w="936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Change w:id="380" w:author="To Thanh Thuy" w:date="2026-09-04T21:13:00Z" w16du:dateUtc="2026-09-04T14:13:00Z">
            <w:tblPrEx>
              <w:tblW w:w="936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blPrExChange>
        </w:tblPrEx>
        <w:trPr>
          <w:cantSplit/>
          <w:trHeight w:val="2649"/>
          <w:trPrChange w:id="381" w:author="To Thanh Thuy" w:date="2026-09-04T21:13:00Z" w16du:dateUtc="2026-09-04T14:13:00Z">
            <w:trPr>
              <w:gridBefore w:val="1"/>
              <w:cantSplit/>
              <w:trHeight w:val="900"/>
            </w:trPr>
          </w:trPrChange>
        </w:trPr>
        <w:tc>
          <w:tcPr>
            <w:tcW w:w="3121" w:type="dxa"/>
            <w:tcBorders>
              <w:top w:val="single" w:sz="4" w:space="0" w:color="C9C9C9"/>
              <w:left w:val="single" w:sz="4" w:space="0" w:color="C9C9C9"/>
              <w:bottom w:val="single" w:sz="4" w:space="0" w:color="C9C9C9"/>
              <w:right w:val="single" w:sz="4" w:space="0" w:color="C9C9C9"/>
            </w:tcBorders>
            <w:tcMar>
              <w:top w:w="55" w:type="dxa"/>
              <w:left w:w="105" w:type="dxa"/>
              <w:bottom w:w="55" w:type="dxa"/>
              <w:right w:w="105" w:type="dxa"/>
            </w:tcMar>
            <w:tcPrChange w:id="382" w:author="To Thanh Thuy" w:date="2026-09-04T21:13:00Z" w16du:dateUtc="2026-09-04T14:13:00Z">
              <w:tcPr>
                <w:tcW w:w="3121" w:type="dxa"/>
                <w:gridSpan w:val="2"/>
                <w:tcBorders>
                  <w:top w:val="single" w:sz="4" w:space="0" w:color="C9C9C9"/>
                  <w:left w:val="single" w:sz="4" w:space="0" w:color="C9C9C9"/>
                  <w:bottom w:val="single" w:sz="4" w:space="0" w:color="C9C9C9"/>
                  <w:right w:val="single" w:sz="4" w:space="0" w:color="C9C9C9"/>
                </w:tcBorders>
                <w:tcMar>
                  <w:top w:w="55" w:type="dxa"/>
                  <w:left w:w="105" w:type="dxa"/>
                  <w:bottom w:w="55" w:type="dxa"/>
                  <w:right w:w="105" w:type="dxa"/>
                </w:tcMar>
              </w:tcPr>
            </w:tcPrChange>
          </w:tcPr>
          <w:p w14:paraId="13E67DCF" w14:textId="77777777" w:rsidR="009D7343" w:rsidRPr="00084881" w:rsidRDefault="00767518">
            <w:pPr>
              <w:spacing w:after="40" w:line="278" w:lineRule="auto"/>
              <w:rPr>
                <w:rFonts w:ascii="Calibri" w:hAnsi="Calibri" w:cs="Calibri"/>
                <w:sz w:val="20"/>
                <w:szCs w:val="20"/>
                <w:rPrChange w:id="383" w:author="To Thanh Thuy" w:date="2026-09-04T21:03:00Z" w16du:dateUtc="2026-09-04T14:03:00Z">
                  <w:rPr>
                    <w:rFonts w:asciiTheme="minorHAnsi" w:hAnsiTheme="minorHAnsi" w:cstheme="minorHAnsi"/>
                    <w:sz w:val="20"/>
                    <w:szCs w:val="20"/>
                  </w:rPr>
                </w:rPrChange>
              </w:rPr>
            </w:pPr>
            <w:r w:rsidRPr="00084881">
              <w:rPr>
                <w:rFonts w:ascii="Calibri" w:hAnsi="Calibri" w:cs="Calibri"/>
                <w:sz w:val="20"/>
                <w:szCs w:val="20"/>
                <w:rPrChange w:id="384" w:author="To Thanh Thuy" w:date="2026-09-04T21:03:00Z" w16du:dateUtc="2026-09-04T14:03:00Z">
                  <w:rPr>
                    <w:rFonts w:asciiTheme="minorHAnsi" w:hAnsiTheme="minorHAnsi" w:cstheme="minorHAnsi"/>
                    <w:sz w:val="20"/>
                    <w:szCs w:val="20"/>
                  </w:rPr>
                </w:rPrChange>
              </w:rPr>
              <w:t>Tôi cam kết tuân thủ quy định tuyển dụng và đảm bảo thông tin khai báo đúng sự thật, ứng viên tự ký trực tiếp.</w:t>
            </w:r>
          </w:p>
          <w:p w14:paraId="5E4E2D70" w14:textId="77777777" w:rsidR="008F505E" w:rsidRDefault="008F505E" w:rsidP="008F505E">
            <w:pPr>
              <w:spacing w:after="90" w:line="300" w:lineRule="auto"/>
              <w:rPr>
                <w:ins w:id="385" w:author="To Thanh Thuy" w:date="2026-09-04T21:13:00Z" w16du:dateUtc="2026-09-04T14:13:00Z"/>
                <w:rFonts w:ascii="Calibri" w:hAnsi="Calibri" w:cs="Calibri"/>
                <w:b/>
                <w:bCs/>
                <w:sz w:val="20"/>
                <w:szCs w:val="20"/>
                <w:lang w:val="en-US"/>
              </w:rPr>
            </w:pPr>
            <w:ins w:id="386" w:author="To Thanh Thuy" w:date="2026-09-04T21:13:00Z" w16du:dateUtc="2026-09-04T14:13:00Z">
              <w:r w:rsidRPr="00A66D3D">
                <w:rPr>
                  <w:rFonts w:ascii="Calibri" w:hAnsi="Calibri" w:cs="Calibri"/>
                  <w:b/>
                  <w:bCs/>
                  <w:sz w:val="20"/>
                  <w:szCs w:val="20"/>
                </w:rPr>
                <w:t>Chữ ký:</w:t>
              </w:r>
            </w:ins>
          </w:p>
          <w:p w14:paraId="78320CC2" w14:textId="77777777" w:rsidR="008F505E" w:rsidRPr="00A66D3D" w:rsidRDefault="008F505E" w:rsidP="008F505E">
            <w:pPr>
              <w:spacing w:after="90" w:line="300" w:lineRule="auto"/>
              <w:rPr>
                <w:ins w:id="387" w:author="To Thanh Thuy" w:date="2026-09-04T21:13:00Z" w16du:dateUtc="2026-09-04T14:13:00Z"/>
                <w:rFonts w:ascii="Calibri" w:hAnsi="Calibri" w:cs="Calibri"/>
                <w:sz w:val="20"/>
                <w:szCs w:val="20"/>
                <w:lang w:val="en-US"/>
              </w:rPr>
            </w:pPr>
          </w:p>
          <w:p w14:paraId="33205DF9" w14:textId="77777777" w:rsidR="008F505E" w:rsidRPr="00A66D3D" w:rsidRDefault="008F505E" w:rsidP="008F505E">
            <w:pPr>
              <w:spacing w:after="90" w:line="300" w:lineRule="auto"/>
              <w:rPr>
                <w:ins w:id="388" w:author="To Thanh Thuy" w:date="2026-09-04T21:13:00Z" w16du:dateUtc="2026-09-04T14:13:00Z"/>
                <w:rFonts w:ascii="Calibri" w:hAnsi="Calibri" w:cs="Calibri"/>
                <w:sz w:val="20"/>
                <w:szCs w:val="20"/>
                <w:lang w:val="en-US"/>
              </w:rPr>
            </w:pPr>
            <w:ins w:id="389" w:author="To Thanh Thuy" w:date="2026-09-04T21:13:00Z" w16du:dateUtc="2026-09-04T14:13:00Z">
              <w:r w:rsidRPr="00A66D3D">
                <w:rPr>
                  <w:rFonts w:ascii="Calibri" w:hAnsi="Calibri" w:cs="Calibri"/>
                  <w:sz w:val="20"/>
                  <w:szCs w:val="20"/>
                </w:rPr>
                <w:t>Tên: ………………</w:t>
              </w:r>
              <w:r>
                <w:rPr>
                  <w:rFonts w:ascii="Calibri" w:hAnsi="Calibri" w:cs="Calibri"/>
                  <w:sz w:val="20"/>
                  <w:szCs w:val="20"/>
                  <w:lang w:val="en-US"/>
                </w:rPr>
                <w:t>………………………</w:t>
              </w:r>
            </w:ins>
          </w:p>
          <w:p w14:paraId="0C752C65" w14:textId="7BC1D7B8" w:rsidR="009D7343" w:rsidRPr="008F505E" w:rsidDel="008F505E" w:rsidRDefault="008F505E" w:rsidP="008F505E">
            <w:pPr>
              <w:spacing w:after="90" w:line="300" w:lineRule="auto"/>
              <w:rPr>
                <w:del w:id="390" w:author="To Thanh Thuy" w:date="2026-09-04T21:13:00Z" w16du:dateUtc="2026-09-04T14:13:00Z"/>
                <w:rFonts w:ascii="Calibri" w:hAnsi="Calibri" w:cs="Calibri"/>
                <w:sz w:val="20"/>
                <w:szCs w:val="20"/>
                <w:lang w:val="en-US"/>
                <w:rPrChange w:id="391" w:author="To Thanh Thuy" w:date="2026-09-04T21:13:00Z" w16du:dateUtc="2026-09-04T14:13:00Z">
                  <w:rPr>
                    <w:del w:id="392" w:author="To Thanh Thuy" w:date="2026-09-04T21:13:00Z" w16du:dateUtc="2026-09-04T14:13:00Z"/>
                    <w:rFonts w:asciiTheme="minorHAnsi" w:hAnsiTheme="minorHAnsi" w:cstheme="minorHAnsi"/>
                    <w:sz w:val="20"/>
                    <w:szCs w:val="20"/>
                  </w:rPr>
                </w:rPrChange>
              </w:rPr>
            </w:pPr>
            <w:ins w:id="393" w:author="To Thanh Thuy" w:date="2026-09-04T21:13:00Z" w16du:dateUtc="2026-09-04T14:13:00Z">
              <w:r w:rsidRPr="00A66D3D">
                <w:rPr>
                  <w:rFonts w:ascii="Calibri" w:hAnsi="Calibri" w:cs="Calibri"/>
                  <w:sz w:val="20"/>
                  <w:szCs w:val="20"/>
                </w:rPr>
                <w:t>Thời gian: ……………</w:t>
              </w:r>
              <w:r>
                <w:rPr>
                  <w:rFonts w:ascii="Calibri" w:hAnsi="Calibri" w:cs="Calibri"/>
                  <w:sz w:val="20"/>
                  <w:szCs w:val="20"/>
                  <w:lang w:val="en-US"/>
                </w:rPr>
                <w:t>……………….</w:t>
              </w:r>
            </w:ins>
            <w:del w:id="394" w:author="To Thanh Thuy" w:date="2026-09-04T21:13:00Z" w16du:dateUtc="2026-09-04T14:13:00Z">
              <w:r w:rsidR="00767518" w:rsidRPr="00084881" w:rsidDel="008F505E">
                <w:rPr>
                  <w:rFonts w:ascii="Calibri" w:hAnsi="Calibri" w:cs="Calibri"/>
                  <w:sz w:val="20"/>
                  <w:szCs w:val="20"/>
                  <w:rPrChange w:id="395" w:author="To Thanh Thuy" w:date="2026-09-04T21:03:00Z" w16du:dateUtc="2026-09-04T14:03:00Z">
                    <w:rPr>
                      <w:rFonts w:asciiTheme="minorHAnsi" w:hAnsiTheme="minorHAnsi" w:cstheme="minorHAnsi"/>
                      <w:sz w:val="20"/>
                      <w:szCs w:val="20"/>
                    </w:rPr>
                  </w:rPrChange>
                </w:rPr>
                <w:delText>Tên: ………………</w:delText>
              </w:r>
            </w:del>
          </w:p>
          <w:p w14:paraId="0634C908" w14:textId="67B322E2" w:rsidR="009D7343" w:rsidRPr="008F505E" w:rsidRDefault="00767518" w:rsidP="008F505E">
            <w:pPr>
              <w:spacing w:after="90" w:line="300" w:lineRule="auto"/>
              <w:rPr>
                <w:rFonts w:ascii="Calibri" w:hAnsi="Calibri" w:cs="Calibri"/>
                <w:sz w:val="20"/>
                <w:szCs w:val="20"/>
                <w:lang w:val="en-US"/>
                <w:rPrChange w:id="396" w:author="To Thanh Thuy" w:date="2026-09-04T21:13:00Z" w16du:dateUtc="2026-09-04T14:13:00Z">
                  <w:rPr>
                    <w:rFonts w:asciiTheme="minorHAnsi" w:hAnsiTheme="minorHAnsi" w:cstheme="minorHAnsi"/>
                    <w:sz w:val="20"/>
                    <w:szCs w:val="20"/>
                  </w:rPr>
                </w:rPrChange>
              </w:rPr>
            </w:pPr>
            <w:del w:id="397" w:author="To Thanh Thuy" w:date="2026-09-04T21:13:00Z" w16du:dateUtc="2026-09-04T14:13:00Z">
              <w:r w:rsidRPr="00084881" w:rsidDel="008F505E">
                <w:rPr>
                  <w:rFonts w:ascii="Calibri" w:hAnsi="Calibri" w:cs="Calibri"/>
                  <w:sz w:val="20"/>
                  <w:szCs w:val="20"/>
                  <w:rPrChange w:id="398" w:author="To Thanh Thuy" w:date="2026-09-04T21:03:00Z" w16du:dateUtc="2026-09-04T14:03:00Z">
                    <w:rPr>
                      <w:rFonts w:asciiTheme="minorHAnsi" w:hAnsiTheme="minorHAnsi" w:cstheme="minorHAnsi"/>
                      <w:sz w:val="20"/>
                      <w:szCs w:val="20"/>
                    </w:rPr>
                  </w:rPrChange>
                </w:rPr>
                <w:delText>Thời gian: ……………</w:delText>
              </w:r>
            </w:del>
          </w:p>
        </w:tc>
        <w:tc>
          <w:tcPr>
            <w:tcW w:w="3121" w:type="dxa"/>
            <w:tcBorders>
              <w:top w:val="single" w:sz="4" w:space="0" w:color="C9C9C9"/>
              <w:left w:val="single" w:sz="4" w:space="0" w:color="C9C9C9"/>
              <w:bottom w:val="single" w:sz="4" w:space="0" w:color="C9C9C9"/>
              <w:right w:val="single" w:sz="4" w:space="0" w:color="C9C9C9"/>
            </w:tcBorders>
            <w:tcMar>
              <w:top w:w="55" w:type="dxa"/>
              <w:left w:w="105" w:type="dxa"/>
              <w:bottom w:w="55" w:type="dxa"/>
              <w:right w:w="105" w:type="dxa"/>
            </w:tcMar>
            <w:tcPrChange w:id="399" w:author="To Thanh Thuy" w:date="2026-09-04T21:13:00Z" w16du:dateUtc="2026-09-04T14:13:00Z">
              <w:tcPr>
                <w:tcW w:w="3121" w:type="dxa"/>
                <w:gridSpan w:val="2"/>
                <w:tcBorders>
                  <w:top w:val="single" w:sz="4" w:space="0" w:color="C9C9C9"/>
                  <w:left w:val="single" w:sz="4" w:space="0" w:color="C9C9C9"/>
                  <w:bottom w:val="single" w:sz="4" w:space="0" w:color="C9C9C9"/>
                  <w:right w:val="single" w:sz="4" w:space="0" w:color="C9C9C9"/>
                </w:tcBorders>
                <w:tcMar>
                  <w:top w:w="55" w:type="dxa"/>
                  <w:left w:w="105" w:type="dxa"/>
                  <w:bottom w:w="55" w:type="dxa"/>
                  <w:right w:w="105" w:type="dxa"/>
                </w:tcMar>
              </w:tcPr>
            </w:tcPrChange>
          </w:tcPr>
          <w:p w14:paraId="36EE7E13" w14:textId="77777777" w:rsidR="008F505E" w:rsidRDefault="008F505E" w:rsidP="008F505E">
            <w:pPr>
              <w:spacing w:after="90" w:line="300" w:lineRule="auto"/>
              <w:rPr>
                <w:ins w:id="400" w:author="To Thanh Thuy" w:date="2026-09-04T21:13:00Z" w16du:dateUtc="2026-09-04T14:13:00Z"/>
                <w:rFonts w:ascii="Calibri" w:hAnsi="Calibri" w:cs="Calibri"/>
                <w:b/>
                <w:bCs/>
                <w:sz w:val="20"/>
                <w:szCs w:val="20"/>
                <w:lang w:val="en-US"/>
              </w:rPr>
            </w:pPr>
          </w:p>
          <w:p w14:paraId="2788C032" w14:textId="77777777" w:rsidR="008F505E" w:rsidRDefault="008F505E" w:rsidP="008F505E">
            <w:pPr>
              <w:spacing w:after="90" w:line="300" w:lineRule="auto"/>
              <w:rPr>
                <w:ins w:id="401" w:author="To Thanh Thuy" w:date="2026-09-04T21:13:00Z" w16du:dateUtc="2026-09-04T14:13:00Z"/>
                <w:rFonts w:ascii="Calibri" w:hAnsi="Calibri" w:cs="Calibri"/>
                <w:b/>
                <w:bCs/>
                <w:sz w:val="20"/>
                <w:szCs w:val="20"/>
                <w:lang w:val="en-US"/>
              </w:rPr>
            </w:pPr>
          </w:p>
          <w:p w14:paraId="36221668" w14:textId="77777777" w:rsidR="008F505E" w:rsidRDefault="008F505E" w:rsidP="008F505E">
            <w:pPr>
              <w:spacing w:after="90" w:line="300" w:lineRule="auto"/>
              <w:rPr>
                <w:ins w:id="402" w:author="To Thanh Thuy" w:date="2026-09-04T21:13:00Z" w16du:dateUtc="2026-09-04T14:13:00Z"/>
                <w:rFonts w:ascii="Calibri" w:hAnsi="Calibri" w:cs="Calibri"/>
                <w:b/>
                <w:bCs/>
                <w:sz w:val="20"/>
                <w:szCs w:val="20"/>
                <w:lang w:val="en-US"/>
              </w:rPr>
            </w:pPr>
          </w:p>
          <w:p w14:paraId="2FAAA2FC" w14:textId="62D8E6FB" w:rsidR="008F505E" w:rsidRDefault="008F505E" w:rsidP="008F505E">
            <w:pPr>
              <w:spacing w:after="90" w:line="300" w:lineRule="auto"/>
              <w:rPr>
                <w:ins w:id="403" w:author="To Thanh Thuy" w:date="2026-09-04T21:13:00Z" w16du:dateUtc="2026-09-04T14:13:00Z"/>
                <w:rFonts w:ascii="Calibri" w:hAnsi="Calibri" w:cs="Calibri"/>
                <w:b/>
                <w:bCs/>
                <w:sz w:val="20"/>
                <w:szCs w:val="20"/>
                <w:lang w:val="en-US"/>
              </w:rPr>
            </w:pPr>
            <w:ins w:id="404" w:author="To Thanh Thuy" w:date="2026-09-04T21:13:00Z" w16du:dateUtc="2026-09-04T14:13:00Z">
              <w:r w:rsidRPr="00A66D3D">
                <w:rPr>
                  <w:rFonts w:ascii="Calibri" w:hAnsi="Calibri" w:cs="Calibri"/>
                  <w:b/>
                  <w:bCs/>
                  <w:sz w:val="20"/>
                  <w:szCs w:val="20"/>
                </w:rPr>
                <w:t>Chữ ký:</w:t>
              </w:r>
            </w:ins>
          </w:p>
          <w:p w14:paraId="403B6CE5" w14:textId="77777777" w:rsidR="008F505E" w:rsidRPr="00A66D3D" w:rsidRDefault="008F505E" w:rsidP="008F505E">
            <w:pPr>
              <w:spacing w:after="90" w:line="300" w:lineRule="auto"/>
              <w:rPr>
                <w:ins w:id="405" w:author="To Thanh Thuy" w:date="2026-09-04T21:13:00Z" w16du:dateUtc="2026-09-04T14:13:00Z"/>
                <w:rFonts w:ascii="Calibri" w:hAnsi="Calibri" w:cs="Calibri"/>
                <w:sz w:val="20"/>
                <w:szCs w:val="20"/>
                <w:lang w:val="en-US"/>
              </w:rPr>
            </w:pPr>
          </w:p>
          <w:p w14:paraId="42CD74BE" w14:textId="77777777" w:rsidR="008F505E" w:rsidRPr="00A66D3D" w:rsidRDefault="008F505E" w:rsidP="008F505E">
            <w:pPr>
              <w:spacing w:after="90" w:line="300" w:lineRule="auto"/>
              <w:rPr>
                <w:ins w:id="406" w:author="To Thanh Thuy" w:date="2026-09-04T21:13:00Z" w16du:dateUtc="2026-09-04T14:13:00Z"/>
                <w:rFonts w:ascii="Calibri" w:hAnsi="Calibri" w:cs="Calibri"/>
                <w:sz w:val="20"/>
                <w:szCs w:val="20"/>
                <w:lang w:val="en-US"/>
              </w:rPr>
            </w:pPr>
            <w:ins w:id="407" w:author="To Thanh Thuy" w:date="2026-09-04T21:13:00Z" w16du:dateUtc="2026-09-04T14:13:00Z">
              <w:r w:rsidRPr="00A66D3D">
                <w:rPr>
                  <w:rFonts w:ascii="Calibri" w:hAnsi="Calibri" w:cs="Calibri"/>
                  <w:sz w:val="20"/>
                  <w:szCs w:val="20"/>
                </w:rPr>
                <w:t>Tên: ………………</w:t>
              </w:r>
              <w:r>
                <w:rPr>
                  <w:rFonts w:ascii="Calibri" w:hAnsi="Calibri" w:cs="Calibri"/>
                  <w:sz w:val="20"/>
                  <w:szCs w:val="20"/>
                  <w:lang w:val="en-US"/>
                </w:rPr>
                <w:t>………………………</w:t>
              </w:r>
            </w:ins>
          </w:p>
          <w:p w14:paraId="493649EB" w14:textId="5F0477E9" w:rsidR="17110E60" w:rsidRPr="00084881" w:rsidDel="008F505E" w:rsidRDefault="008F505E" w:rsidP="008F505E">
            <w:pPr>
              <w:spacing w:after="90" w:line="300" w:lineRule="auto"/>
              <w:rPr>
                <w:ins w:id="408" w:author="To Thanh Thuy [2]" w:date="2026-09-04T04:27:00Z" w16du:dateUtc="2026-09-04T04:27:17Z"/>
                <w:del w:id="409" w:author="To Thanh Thuy" w:date="2026-09-04T21:13:00Z" w16du:dateUtc="2026-09-04T14:13:00Z"/>
                <w:rFonts w:ascii="Calibri" w:hAnsi="Calibri" w:cs="Calibri"/>
                <w:sz w:val="20"/>
                <w:szCs w:val="20"/>
                <w:rPrChange w:id="410" w:author="To Thanh Thuy" w:date="2026-09-04T21:03:00Z" w16du:dateUtc="2026-09-04T14:03:00Z">
                  <w:rPr>
                    <w:ins w:id="411" w:author="To Thanh Thuy [2]" w:date="2026-09-04T04:27:00Z" w16du:dateUtc="2026-09-04T04:27:17Z"/>
                    <w:del w:id="412" w:author="To Thanh Thuy" w:date="2026-09-04T21:13:00Z" w16du:dateUtc="2026-09-04T14:13:00Z"/>
                    <w:rFonts w:asciiTheme="minorHAnsi" w:hAnsiTheme="minorHAnsi" w:cstheme="minorBidi"/>
                    <w:sz w:val="20"/>
                    <w:szCs w:val="20"/>
                  </w:rPr>
                </w:rPrChange>
              </w:rPr>
            </w:pPr>
            <w:ins w:id="413" w:author="To Thanh Thuy" w:date="2026-09-04T21:13:00Z" w16du:dateUtc="2026-09-04T14:13:00Z">
              <w:r w:rsidRPr="00A66D3D">
                <w:rPr>
                  <w:rFonts w:ascii="Calibri" w:hAnsi="Calibri" w:cs="Calibri"/>
                  <w:sz w:val="20"/>
                  <w:szCs w:val="20"/>
                </w:rPr>
                <w:t>Thời gian: ……………</w:t>
              </w:r>
              <w:r>
                <w:rPr>
                  <w:rFonts w:ascii="Calibri" w:hAnsi="Calibri" w:cs="Calibri"/>
                  <w:sz w:val="20"/>
                  <w:szCs w:val="20"/>
                  <w:lang w:val="en-US"/>
                </w:rPr>
                <w:t>……………….</w:t>
              </w:r>
            </w:ins>
            <w:ins w:id="414" w:author="To Thanh Thuy [2]" w:date="2026-09-04T04:27:00Z" w16du:dateUtc="2026-09-04T04:27:17Z">
              <w:del w:id="415" w:author="To Thanh Thuy" w:date="2026-09-04T21:13:00Z" w16du:dateUtc="2026-09-04T14:13:00Z">
                <w:r w:rsidR="17110E60" w:rsidRPr="00084881" w:rsidDel="008F505E">
                  <w:rPr>
                    <w:rFonts w:ascii="Calibri" w:hAnsi="Calibri" w:cs="Calibri"/>
                    <w:b/>
                    <w:bCs/>
                    <w:sz w:val="20"/>
                    <w:szCs w:val="20"/>
                    <w:rPrChange w:id="416" w:author="To Thanh Thuy" w:date="2026-09-04T21:03:00Z" w16du:dateUtc="2026-09-04T14:03:00Z">
                      <w:rPr>
                        <w:rFonts w:asciiTheme="minorHAnsi" w:hAnsiTheme="minorHAnsi" w:cstheme="minorBidi"/>
                        <w:b/>
                        <w:bCs/>
                        <w:sz w:val="20"/>
                        <w:szCs w:val="20"/>
                      </w:rPr>
                    </w:rPrChange>
                  </w:rPr>
                  <w:delText>Chữ ký:</w:delText>
                </w:r>
              </w:del>
            </w:ins>
          </w:p>
          <w:p w14:paraId="64C1320A" w14:textId="6F43D72E" w:rsidR="17110E60" w:rsidRPr="00084881" w:rsidDel="008F505E" w:rsidRDefault="17110E60" w:rsidP="008F505E">
            <w:pPr>
              <w:spacing w:after="90" w:line="300" w:lineRule="auto"/>
              <w:rPr>
                <w:ins w:id="417" w:author="To Thanh Thuy [2]" w:date="2026-09-04T04:27:00Z" w16du:dateUtc="2026-09-04T04:27:17Z"/>
                <w:del w:id="418" w:author="To Thanh Thuy" w:date="2026-09-04T21:13:00Z" w16du:dateUtc="2026-09-04T14:13:00Z"/>
                <w:rFonts w:ascii="Calibri" w:hAnsi="Calibri" w:cs="Calibri"/>
                <w:sz w:val="20"/>
                <w:szCs w:val="20"/>
                <w:rPrChange w:id="419" w:author="To Thanh Thuy" w:date="2026-09-04T21:03:00Z" w16du:dateUtc="2026-09-04T14:03:00Z">
                  <w:rPr>
                    <w:ins w:id="420" w:author="To Thanh Thuy [2]" w:date="2026-09-04T04:27:00Z" w16du:dateUtc="2026-09-04T04:27:17Z"/>
                    <w:del w:id="421" w:author="To Thanh Thuy" w:date="2026-09-04T21:13:00Z" w16du:dateUtc="2026-09-04T14:13:00Z"/>
                    <w:rFonts w:asciiTheme="minorHAnsi" w:hAnsiTheme="minorHAnsi" w:cstheme="minorBidi"/>
                    <w:sz w:val="20"/>
                    <w:szCs w:val="20"/>
                  </w:rPr>
                </w:rPrChange>
              </w:rPr>
            </w:pPr>
            <w:ins w:id="422" w:author="To Thanh Thuy [2]" w:date="2026-09-04T04:27:00Z" w16du:dateUtc="2026-09-04T04:27:17Z">
              <w:del w:id="423" w:author="To Thanh Thuy" w:date="2026-09-04T21:13:00Z" w16du:dateUtc="2026-09-04T14:13:00Z">
                <w:r w:rsidRPr="00084881" w:rsidDel="008F505E">
                  <w:rPr>
                    <w:rFonts w:ascii="Calibri" w:hAnsi="Calibri" w:cs="Calibri"/>
                    <w:sz w:val="20"/>
                    <w:szCs w:val="20"/>
                    <w:rPrChange w:id="424" w:author="To Thanh Thuy" w:date="2026-09-04T21:03:00Z" w16du:dateUtc="2026-09-04T14:03:00Z">
                      <w:rPr>
                        <w:rFonts w:asciiTheme="minorHAnsi" w:hAnsiTheme="minorHAnsi" w:cstheme="minorBidi"/>
                        <w:sz w:val="20"/>
                        <w:szCs w:val="20"/>
                      </w:rPr>
                    </w:rPrChange>
                  </w:rPr>
                  <w:delText>Tên: ………………</w:delText>
                </w:r>
              </w:del>
            </w:ins>
          </w:p>
          <w:p w14:paraId="73DBA664" w14:textId="78174478" w:rsidR="17110E60" w:rsidRPr="00084881" w:rsidDel="008F505E" w:rsidRDefault="17110E60" w:rsidP="008F505E">
            <w:pPr>
              <w:spacing w:after="90" w:line="300" w:lineRule="auto"/>
              <w:rPr>
                <w:ins w:id="425" w:author="To Thanh Thuy [2]" w:date="2026-09-04T04:27:00Z" w16du:dateUtc="2026-09-04T04:27:17Z"/>
                <w:del w:id="426" w:author="To Thanh Thuy" w:date="2026-09-04T21:13:00Z" w16du:dateUtc="2026-09-04T14:13:00Z"/>
                <w:rFonts w:ascii="Calibri" w:hAnsi="Calibri" w:cs="Calibri"/>
                <w:sz w:val="20"/>
                <w:szCs w:val="20"/>
                <w:rPrChange w:id="427" w:author="To Thanh Thuy" w:date="2026-09-04T21:03:00Z" w16du:dateUtc="2026-09-04T14:03:00Z">
                  <w:rPr>
                    <w:ins w:id="428" w:author="To Thanh Thuy [2]" w:date="2026-09-04T04:27:00Z" w16du:dateUtc="2026-09-04T04:27:17Z"/>
                    <w:del w:id="429" w:author="To Thanh Thuy" w:date="2026-09-04T21:13:00Z" w16du:dateUtc="2026-09-04T14:13:00Z"/>
                    <w:rFonts w:asciiTheme="minorHAnsi" w:hAnsiTheme="minorHAnsi" w:cstheme="minorBidi"/>
                    <w:sz w:val="20"/>
                    <w:szCs w:val="20"/>
                  </w:rPr>
                </w:rPrChange>
              </w:rPr>
            </w:pPr>
            <w:ins w:id="430" w:author="To Thanh Thuy [2]" w:date="2026-09-04T04:27:00Z" w16du:dateUtc="2026-09-04T04:27:17Z">
              <w:del w:id="431" w:author="To Thanh Thuy" w:date="2026-09-04T21:13:00Z" w16du:dateUtc="2026-09-04T14:13:00Z">
                <w:r w:rsidRPr="00084881" w:rsidDel="008F505E">
                  <w:rPr>
                    <w:rFonts w:ascii="Calibri" w:hAnsi="Calibri" w:cs="Calibri"/>
                    <w:sz w:val="20"/>
                    <w:szCs w:val="20"/>
                    <w:rPrChange w:id="432" w:author="To Thanh Thuy" w:date="2026-09-04T21:03:00Z" w16du:dateUtc="2026-09-04T14:03:00Z">
                      <w:rPr>
                        <w:rFonts w:asciiTheme="minorHAnsi" w:hAnsiTheme="minorHAnsi" w:cstheme="minorBidi"/>
                        <w:sz w:val="20"/>
                        <w:szCs w:val="20"/>
                      </w:rPr>
                    </w:rPrChange>
                  </w:rPr>
                  <w:delText>Thời gian: ……………</w:delText>
                </w:r>
              </w:del>
            </w:ins>
          </w:p>
          <w:p w14:paraId="56BADEC1" w14:textId="2F2B9B9D" w:rsidR="546E1219" w:rsidRPr="00084881" w:rsidRDefault="546E1219" w:rsidP="008F505E">
            <w:pPr>
              <w:spacing w:line="300" w:lineRule="auto"/>
              <w:rPr>
                <w:rFonts w:ascii="Calibri" w:hAnsi="Calibri" w:cs="Calibri"/>
                <w:b/>
                <w:bCs/>
                <w:sz w:val="20"/>
                <w:szCs w:val="20"/>
                <w:rPrChange w:id="433" w:author="To Thanh Thuy" w:date="2026-09-04T21:03:00Z" w16du:dateUtc="2026-09-04T14:03:00Z">
                  <w:rPr>
                    <w:rFonts w:asciiTheme="minorHAnsi" w:hAnsiTheme="minorHAnsi" w:cstheme="minorBidi"/>
                    <w:b/>
                    <w:bCs/>
                    <w:sz w:val="20"/>
                    <w:szCs w:val="20"/>
                  </w:rPr>
                </w:rPrChange>
              </w:rPr>
            </w:pPr>
          </w:p>
        </w:tc>
        <w:tc>
          <w:tcPr>
            <w:tcW w:w="3122" w:type="dxa"/>
            <w:tcBorders>
              <w:top w:val="single" w:sz="4" w:space="0" w:color="C9C9C9"/>
              <w:left w:val="single" w:sz="4" w:space="0" w:color="C9C9C9"/>
              <w:bottom w:val="single" w:sz="4" w:space="0" w:color="C9C9C9"/>
              <w:right w:val="single" w:sz="4" w:space="0" w:color="C9C9C9"/>
            </w:tcBorders>
            <w:tcMar>
              <w:top w:w="55" w:type="dxa"/>
              <w:left w:w="105" w:type="dxa"/>
              <w:bottom w:w="55" w:type="dxa"/>
              <w:right w:w="105" w:type="dxa"/>
            </w:tcMar>
            <w:tcPrChange w:id="434" w:author="To Thanh Thuy" w:date="2026-09-04T21:13:00Z" w16du:dateUtc="2026-09-04T14:13:00Z">
              <w:tcPr>
                <w:tcW w:w="3122" w:type="dxa"/>
                <w:gridSpan w:val="2"/>
                <w:tcBorders>
                  <w:top w:val="single" w:sz="4" w:space="0" w:color="C9C9C9"/>
                  <w:left w:val="single" w:sz="4" w:space="0" w:color="C9C9C9"/>
                  <w:bottom w:val="single" w:sz="4" w:space="0" w:color="C9C9C9"/>
                  <w:right w:val="single" w:sz="4" w:space="0" w:color="C9C9C9"/>
                </w:tcBorders>
                <w:tcMar>
                  <w:top w:w="55" w:type="dxa"/>
                  <w:left w:w="105" w:type="dxa"/>
                  <w:bottom w:w="55" w:type="dxa"/>
                  <w:right w:w="105" w:type="dxa"/>
                </w:tcMar>
              </w:tcPr>
            </w:tcPrChange>
          </w:tcPr>
          <w:p w14:paraId="3B0A1C3C" w14:textId="77777777" w:rsidR="008F505E" w:rsidRDefault="008F505E">
            <w:pPr>
              <w:spacing w:after="90" w:line="300" w:lineRule="auto"/>
              <w:rPr>
                <w:ins w:id="435" w:author="To Thanh Thuy" w:date="2026-09-04T21:13:00Z" w16du:dateUtc="2026-09-04T14:13:00Z"/>
                <w:rFonts w:ascii="Calibri" w:hAnsi="Calibri" w:cs="Calibri"/>
                <w:b/>
                <w:bCs/>
                <w:sz w:val="20"/>
                <w:szCs w:val="20"/>
                <w:lang w:val="en-US"/>
              </w:rPr>
            </w:pPr>
          </w:p>
          <w:p w14:paraId="768A6078" w14:textId="77777777" w:rsidR="008F505E" w:rsidRDefault="008F505E">
            <w:pPr>
              <w:spacing w:after="90" w:line="300" w:lineRule="auto"/>
              <w:rPr>
                <w:ins w:id="436" w:author="To Thanh Thuy" w:date="2026-09-04T21:13:00Z" w16du:dateUtc="2026-09-04T14:13:00Z"/>
                <w:rFonts w:ascii="Calibri" w:hAnsi="Calibri" w:cs="Calibri"/>
                <w:b/>
                <w:bCs/>
                <w:sz w:val="20"/>
                <w:szCs w:val="20"/>
                <w:lang w:val="en-US"/>
              </w:rPr>
            </w:pPr>
          </w:p>
          <w:p w14:paraId="13D4958E" w14:textId="77777777" w:rsidR="008F505E" w:rsidRDefault="008F505E">
            <w:pPr>
              <w:spacing w:after="90" w:line="300" w:lineRule="auto"/>
              <w:rPr>
                <w:ins w:id="437" w:author="To Thanh Thuy" w:date="2026-09-04T21:13:00Z" w16du:dateUtc="2026-09-04T14:13:00Z"/>
                <w:rFonts w:ascii="Calibri" w:hAnsi="Calibri" w:cs="Calibri"/>
                <w:b/>
                <w:bCs/>
                <w:sz w:val="20"/>
                <w:szCs w:val="20"/>
                <w:lang w:val="en-US"/>
              </w:rPr>
            </w:pPr>
          </w:p>
          <w:p w14:paraId="0E31F402" w14:textId="77777777" w:rsidR="008F505E" w:rsidRDefault="008F505E" w:rsidP="008F505E">
            <w:pPr>
              <w:spacing w:after="90" w:line="300" w:lineRule="auto"/>
              <w:rPr>
                <w:ins w:id="438" w:author="To Thanh Thuy" w:date="2026-09-04T21:13:00Z" w16du:dateUtc="2026-09-04T14:13:00Z"/>
                <w:rFonts w:ascii="Calibri" w:hAnsi="Calibri" w:cs="Calibri"/>
                <w:b/>
                <w:bCs/>
                <w:sz w:val="20"/>
                <w:szCs w:val="20"/>
                <w:lang w:val="en-US"/>
              </w:rPr>
            </w:pPr>
            <w:ins w:id="439" w:author="To Thanh Thuy" w:date="2026-09-04T21:13:00Z" w16du:dateUtc="2026-09-04T14:13:00Z">
              <w:r w:rsidRPr="00A66D3D">
                <w:rPr>
                  <w:rFonts w:ascii="Calibri" w:hAnsi="Calibri" w:cs="Calibri"/>
                  <w:b/>
                  <w:bCs/>
                  <w:sz w:val="20"/>
                  <w:szCs w:val="20"/>
                </w:rPr>
                <w:t>Chữ ký:</w:t>
              </w:r>
            </w:ins>
          </w:p>
          <w:p w14:paraId="2D6AAF5E" w14:textId="77777777" w:rsidR="008F505E" w:rsidRPr="00A66D3D" w:rsidRDefault="008F505E" w:rsidP="008F505E">
            <w:pPr>
              <w:spacing w:after="90" w:line="300" w:lineRule="auto"/>
              <w:rPr>
                <w:ins w:id="440" w:author="To Thanh Thuy" w:date="2026-09-04T21:13:00Z" w16du:dateUtc="2026-09-04T14:13:00Z"/>
                <w:rFonts w:ascii="Calibri" w:hAnsi="Calibri" w:cs="Calibri"/>
                <w:sz w:val="20"/>
                <w:szCs w:val="20"/>
                <w:lang w:val="en-US"/>
              </w:rPr>
            </w:pPr>
          </w:p>
          <w:p w14:paraId="70D67D4A" w14:textId="77777777" w:rsidR="008F505E" w:rsidRPr="00A66D3D" w:rsidRDefault="008F505E" w:rsidP="008F505E">
            <w:pPr>
              <w:spacing w:after="90" w:line="300" w:lineRule="auto"/>
              <w:rPr>
                <w:ins w:id="441" w:author="To Thanh Thuy" w:date="2026-09-04T21:13:00Z" w16du:dateUtc="2026-09-04T14:13:00Z"/>
                <w:rFonts w:ascii="Calibri" w:hAnsi="Calibri" w:cs="Calibri"/>
                <w:sz w:val="20"/>
                <w:szCs w:val="20"/>
                <w:lang w:val="en-US"/>
              </w:rPr>
            </w:pPr>
            <w:ins w:id="442" w:author="To Thanh Thuy" w:date="2026-09-04T21:13:00Z" w16du:dateUtc="2026-09-04T14:13:00Z">
              <w:r w:rsidRPr="00A66D3D">
                <w:rPr>
                  <w:rFonts w:ascii="Calibri" w:hAnsi="Calibri" w:cs="Calibri"/>
                  <w:sz w:val="20"/>
                  <w:szCs w:val="20"/>
                </w:rPr>
                <w:t>Tên: ………………</w:t>
              </w:r>
              <w:r>
                <w:rPr>
                  <w:rFonts w:ascii="Calibri" w:hAnsi="Calibri" w:cs="Calibri"/>
                  <w:sz w:val="20"/>
                  <w:szCs w:val="20"/>
                  <w:lang w:val="en-US"/>
                </w:rPr>
                <w:t>………………………</w:t>
              </w:r>
            </w:ins>
          </w:p>
          <w:p w14:paraId="3210DD12" w14:textId="6F917F68" w:rsidR="009D7343" w:rsidRPr="00084881" w:rsidDel="008F505E" w:rsidRDefault="008F505E" w:rsidP="008F505E">
            <w:pPr>
              <w:spacing w:after="90" w:line="300" w:lineRule="auto"/>
              <w:rPr>
                <w:del w:id="443" w:author="To Thanh Thuy" w:date="2026-09-04T21:13:00Z" w16du:dateUtc="2026-09-04T14:13:00Z"/>
                <w:rFonts w:ascii="Calibri" w:hAnsi="Calibri" w:cs="Calibri"/>
                <w:sz w:val="20"/>
                <w:szCs w:val="20"/>
                <w:rPrChange w:id="444" w:author="To Thanh Thuy" w:date="2026-09-04T21:03:00Z" w16du:dateUtc="2026-09-04T14:03:00Z">
                  <w:rPr>
                    <w:del w:id="445" w:author="To Thanh Thuy" w:date="2026-09-04T21:13:00Z" w16du:dateUtc="2026-09-04T14:13:00Z"/>
                    <w:rFonts w:asciiTheme="minorHAnsi" w:hAnsiTheme="minorHAnsi" w:cstheme="minorHAnsi"/>
                    <w:sz w:val="20"/>
                    <w:szCs w:val="20"/>
                  </w:rPr>
                </w:rPrChange>
              </w:rPr>
            </w:pPr>
            <w:ins w:id="446" w:author="To Thanh Thuy" w:date="2026-09-04T21:13:00Z" w16du:dateUtc="2026-09-04T14:13:00Z">
              <w:r w:rsidRPr="00A66D3D">
                <w:rPr>
                  <w:rFonts w:ascii="Calibri" w:hAnsi="Calibri" w:cs="Calibri"/>
                  <w:sz w:val="20"/>
                  <w:szCs w:val="20"/>
                </w:rPr>
                <w:t>Thời gian: ……………</w:t>
              </w:r>
              <w:r>
                <w:rPr>
                  <w:rFonts w:ascii="Calibri" w:hAnsi="Calibri" w:cs="Calibri"/>
                  <w:sz w:val="20"/>
                  <w:szCs w:val="20"/>
                  <w:lang w:val="en-US"/>
                </w:rPr>
                <w:t>……………….</w:t>
              </w:r>
            </w:ins>
            <w:del w:id="447" w:author="To Thanh Thuy" w:date="2026-09-04T21:13:00Z" w16du:dateUtc="2026-09-04T14:13:00Z">
              <w:r w:rsidR="00767518" w:rsidRPr="00084881" w:rsidDel="008F505E">
                <w:rPr>
                  <w:rFonts w:ascii="Calibri" w:hAnsi="Calibri" w:cs="Calibri"/>
                  <w:b/>
                  <w:bCs/>
                  <w:sz w:val="20"/>
                  <w:szCs w:val="20"/>
                  <w:rPrChange w:id="448" w:author="To Thanh Thuy" w:date="2026-09-04T21:03:00Z" w16du:dateUtc="2026-09-04T14:03:00Z">
                    <w:rPr>
                      <w:rFonts w:asciiTheme="minorHAnsi" w:hAnsiTheme="minorHAnsi" w:cstheme="minorHAnsi"/>
                      <w:b/>
                      <w:bCs/>
                      <w:sz w:val="20"/>
                      <w:szCs w:val="20"/>
                    </w:rPr>
                  </w:rPrChange>
                </w:rPr>
                <w:delText>Chữ ký:</w:delText>
              </w:r>
            </w:del>
          </w:p>
          <w:p w14:paraId="4BFDD8F9" w14:textId="764D7BE4" w:rsidR="009D7343" w:rsidRPr="00084881" w:rsidDel="008F505E" w:rsidRDefault="00767518">
            <w:pPr>
              <w:spacing w:after="90" w:line="300" w:lineRule="auto"/>
              <w:rPr>
                <w:del w:id="449" w:author="To Thanh Thuy" w:date="2026-09-04T21:13:00Z" w16du:dateUtc="2026-09-04T14:13:00Z"/>
                <w:rFonts w:ascii="Calibri" w:hAnsi="Calibri" w:cs="Calibri"/>
                <w:sz w:val="20"/>
                <w:szCs w:val="20"/>
                <w:rPrChange w:id="450" w:author="To Thanh Thuy" w:date="2026-09-04T21:03:00Z" w16du:dateUtc="2026-09-04T14:03:00Z">
                  <w:rPr>
                    <w:del w:id="451" w:author="To Thanh Thuy" w:date="2026-09-04T21:13:00Z" w16du:dateUtc="2026-09-04T14:13:00Z"/>
                    <w:rFonts w:asciiTheme="minorHAnsi" w:hAnsiTheme="minorHAnsi" w:cstheme="minorHAnsi"/>
                    <w:sz w:val="20"/>
                    <w:szCs w:val="20"/>
                  </w:rPr>
                </w:rPrChange>
              </w:rPr>
            </w:pPr>
            <w:del w:id="452" w:author="To Thanh Thuy" w:date="2026-09-04T21:13:00Z" w16du:dateUtc="2026-09-04T14:13:00Z">
              <w:r w:rsidRPr="00084881" w:rsidDel="008F505E">
                <w:rPr>
                  <w:rFonts w:ascii="Calibri" w:hAnsi="Calibri" w:cs="Calibri"/>
                  <w:sz w:val="20"/>
                  <w:szCs w:val="20"/>
                  <w:rPrChange w:id="453" w:author="To Thanh Thuy" w:date="2026-09-04T21:03:00Z" w16du:dateUtc="2026-09-04T14:03:00Z">
                    <w:rPr>
                      <w:rFonts w:asciiTheme="minorHAnsi" w:hAnsiTheme="minorHAnsi" w:cstheme="minorHAnsi"/>
                      <w:sz w:val="20"/>
                      <w:szCs w:val="20"/>
                    </w:rPr>
                  </w:rPrChange>
                </w:rPr>
                <w:delText>Tên: ………………</w:delText>
              </w:r>
            </w:del>
          </w:p>
          <w:p w14:paraId="6479B5B3" w14:textId="47471D0A" w:rsidR="009D7343" w:rsidRPr="00084881" w:rsidRDefault="00767518">
            <w:pPr>
              <w:spacing w:after="90" w:line="300" w:lineRule="auto"/>
              <w:rPr>
                <w:rFonts w:ascii="Calibri" w:hAnsi="Calibri" w:cs="Calibri"/>
                <w:sz w:val="20"/>
                <w:szCs w:val="20"/>
                <w:rPrChange w:id="454" w:author="To Thanh Thuy" w:date="2026-09-04T21:03:00Z" w16du:dateUtc="2026-09-04T14:03:00Z">
                  <w:rPr>
                    <w:rFonts w:asciiTheme="minorHAnsi" w:hAnsiTheme="minorHAnsi" w:cstheme="minorHAnsi"/>
                    <w:sz w:val="20"/>
                    <w:szCs w:val="20"/>
                  </w:rPr>
                </w:rPrChange>
              </w:rPr>
            </w:pPr>
            <w:del w:id="455" w:author="To Thanh Thuy" w:date="2026-09-04T21:13:00Z" w16du:dateUtc="2026-09-04T14:13:00Z">
              <w:r w:rsidRPr="00084881" w:rsidDel="008F505E">
                <w:rPr>
                  <w:rFonts w:ascii="Calibri" w:hAnsi="Calibri" w:cs="Calibri"/>
                  <w:sz w:val="20"/>
                  <w:szCs w:val="20"/>
                  <w:rPrChange w:id="456" w:author="To Thanh Thuy" w:date="2026-09-04T21:03:00Z" w16du:dateUtc="2026-09-04T14:03:00Z">
                    <w:rPr>
                      <w:rFonts w:asciiTheme="minorHAnsi" w:hAnsiTheme="minorHAnsi" w:cstheme="minorHAnsi"/>
                      <w:sz w:val="20"/>
                      <w:szCs w:val="20"/>
                    </w:rPr>
                  </w:rPrChange>
                </w:rPr>
                <w:delText>Thời gian: ……………</w:delText>
              </w:r>
            </w:del>
          </w:p>
        </w:tc>
      </w:tr>
      <w:tr w:rsidR="009D7343" w:rsidRPr="00084881" w14:paraId="0C7B1445" w14:textId="77777777" w:rsidTr="546E1219">
        <w:trPr>
          <w:cantSplit/>
          <w:trHeight w:val="300"/>
        </w:trPr>
        <w:tc>
          <w:tcPr>
            <w:tcW w:w="9364" w:type="dxa"/>
            <w:gridSpan w:val="3"/>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55" w:type="dxa"/>
              <w:left w:w="105" w:type="dxa"/>
              <w:bottom w:w="55" w:type="dxa"/>
              <w:right w:w="105" w:type="dxa"/>
            </w:tcMar>
            <w:vAlign w:val="center"/>
          </w:tcPr>
          <w:p w14:paraId="13D42060" w14:textId="77777777" w:rsidR="003538C7" w:rsidRPr="00084881" w:rsidRDefault="003538C7">
            <w:pPr>
              <w:rPr>
                <w:rFonts w:ascii="Calibri" w:hAnsi="Calibri" w:cs="Calibri"/>
                <w:sz w:val="20"/>
                <w:szCs w:val="20"/>
                <w:rPrChange w:id="457" w:author="To Thanh Thuy" w:date="2026-09-04T21:03:00Z" w16du:dateUtc="2026-09-04T14:03:00Z">
                  <w:rPr/>
                </w:rPrChange>
              </w:rPr>
            </w:pPr>
          </w:p>
        </w:tc>
      </w:tr>
    </w:tbl>
    <w:p w14:paraId="0545A816" w14:textId="77777777" w:rsidR="00C413CF" w:rsidRPr="00084881" w:rsidRDefault="00C413CF">
      <w:pPr>
        <w:rPr>
          <w:rFonts w:ascii="Calibri" w:hAnsi="Calibri" w:cs="Calibri"/>
          <w:sz w:val="20"/>
          <w:szCs w:val="20"/>
          <w:rPrChange w:id="458" w:author="To Thanh Thuy" w:date="2026-09-04T21:03:00Z" w16du:dateUtc="2026-09-04T14:03:00Z">
            <w:rPr/>
          </w:rPrChange>
        </w:rPr>
      </w:pPr>
    </w:p>
    <w:sectPr w:rsidR="00C413CF" w:rsidRPr="00084881">
      <w:footerReference w:type="default" r:id="rId12"/>
      <w:pgSz w:w="12240" w:h="15840"/>
      <w:pgMar w:top="1300" w:right="1440" w:bottom="130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0" w:author="Tram Vo Huynh Ngoc Bao" w:date="2026-09-04T09:41:00Z" w:initials="TB">
    <w:p w14:paraId="101BF1C8" w14:textId="7CB16270" w:rsidR="005B03C5" w:rsidRDefault="005B03C5">
      <w:pPr>
        <w:pStyle w:val="CommentText"/>
      </w:pPr>
      <w:r>
        <w:rPr>
          <w:rStyle w:val="CommentReference"/>
        </w:rPr>
        <w:annotationRef/>
      </w:r>
      <w:r w:rsidRPr="14B5E910">
        <w:t>check font size</w:t>
      </w:r>
    </w:p>
  </w:comment>
  <w:comment w:id="171" w:author="Tram Vo Huynh Ngoc Bao" w:date="2026-09-04T09:42:00Z" w:initials="TB">
    <w:p w14:paraId="31A6A7EB" w14:textId="63507B87" w:rsidR="005B03C5" w:rsidRDefault="005B03C5">
      <w:pPr>
        <w:pStyle w:val="CommentText"/>
      </w:pPr>
      <w:r>
        <w:rPr>
          <w:rStyle w:val="CommentReference"/>
        </w:rPr>
        <w:annotationRef/>
      </w:r>
      <w:r w:rsidRPr="42D285FF">
        <w:t>Tài liệu đang xài nhiều hơn 2 font chữ khác nhau. Nên kiểm tra lại</w:t>
      </w:r>
    </w:p>
  </w:comment>
  <w:comment w:id="241" w:author="Tram Vo Huynh Ngoc Bao" w:date="2026-09-04T09:40:00Z" w:initials="TB">
    <w:p w14:paraId="3BBE6DB1" w14:textId="12CE388A" w:rsidR="000111B0" w:rsidRDefault="004447EC">
      <w:pPr>
        <w:pStyle w:val="CommentText"/>
      </w:pPr>
      <w:r>
        <w:rPr>
          <w:rStyle w:val="CommentReference"/>
        </w:rPr>
        <w:annotationRef/>
      </w:r>
      <w:r w:rsidRPr="2FBDE712">
        <w:rPr>
          <w:b/>
          <w:bCs/>
        </w:rPr>
        <w:t>Suggestion:</w:t>
      </w:r>
      <w:r w:rsidRPr="09C52933">
        <w:t xml:space="preserve"> remove</w:t>
      </w:r>
    </w:p>
  </w:comment>
  <w:comment w:id="360" w:author="Tuyen Nguyen Huu" w:date="2026-09-03T11:05:00Z" w:initials="TH">
    <w:p w14:paraId="71622DBB" w14:textId="6B972B27" w:rsidR="000111B0" w:rsidRDefault="004447EC">
      <w:pPr>
        <w:pStyle w:val="CommentText"/>
      </w:pPr>
      <w:r>
        <w:rPr>
          <w:rStyle w:val="CommentReference"/>
        </w:rPr>
        <w:annotationRef/>
      </w:r>
      <w:r w:rsidRPr="231311FC">
        <w:t>Sao lại có người giới thiệu khác nhỉ</w:t>
      </w:r>
    </w:p>
  </w:comment>
  <w:comment w:id="361" w:author="To Thanh Thuy [2]" w:date="2026-09-03T21:37:00Z" w:initials="TT">
    <w:p w14:paraId="58D9BC58" w14:textId="67F59D8F" w:rsidR="000111B0" w:rsidRDefault="004447EC">
      <w:pPr>
        <w:pStyle w:val="CommentText"/>
      </w:pPr>
      <w:r>
        <w:rPr>
          <w:rStyle w:val="CommentReference"/>
        </w:rPr>
        <w:annotationRef/>
      </w:r>
      <w:r w:rsidRPr="3703609B">
        <w:t>Đã xóa</w:t>
      </w:r>
    </w:p>
    <w:p w14:paraId="1244370A" w14:textId="5277E345" w:rsidR="000111B0" w:rsidRDefault="000111B0">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1BF1C8" w15:done="0"/>
  <w15:commentEx w15:paraId="31A6A7EB" w15:paraIdParent="101BF1C8" w15:done="0"/>
  <w15:commentEx w15:paraId="3BBE6DB1" w15:done="0"/>
  <w15:commentEx w15:paraId="71622DBB" w15:done="0"/>
  <w15:commentEx w15:paraId="1244370A" w15:paraIdParent="71622DB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4B2C531" w16cex:dateUtc="2026-09-04T02:41:00Z">
    <w16cex:extLst>
      <w16:ext w16:uri="{CE6994B0-6A32-4C9F-8C6B-6E91EDA988CE}">
        <cr:reactions xmlns:cr="http://schemas.microsoft.com/office/comments/2020/reactions">
          <cr:reaction reactionType="1">
            <cr:reactionInfo dateUtc="2026-09-04T04:23:28Z">
              <cr:user userId="S::thuy.tothanh@asahilivwell.com::210e88b6-4649-4154-8bc3-dd2261698d27" userProvider="AD" userName="To Thanh Thuy"/>
            </cr:reactionInfo>
          </cr:reaction>
        </cr:reactions>
      </w16:ext>
    </w16cex:extLst>
  </w16cex:commentExtensible>
  <w16cex:commentExtensible w16cex:durableId="75BCE19D" w16cex:dateUtc="2026-09-04T02:42:00Z">
    <w16cex:extLst>
      <w16:ext w16:uri="{CE6994B0-6A32-4C9F-8C6B-6E91EDA988CE}">
        <cr:reactions xmlns:cr="http://schemas.microsoft.com/office/comments/2020/reactions">
          <cr:reaction reactionType="1">
            <cr:reactionInfo dateUtc="2026-09-04T04:23:31Z">
              <cr:user userId="S::thuy.tothanh@asahilivwell.com::210e88b6-4649-4154-8bc3-dd2261698d27" userProvider="AD" userName="To Thanh Thuy"/>
            </cr:reactionInfo>
          </cr:reaction>
        </cr:reactions>
      </w16:ext>
    </w16cex:extLst>
  </w16cex:commentExtensible>
  <w16cex:commentExtensible w16cex:durableId="047B52FE" w16cex:dateUtc="2026-09-04T02:40:00Z"/>
  <w16cex:commentExtensible w16cex:durableId="6396CA85" w16cex:dateUtc="2026-09-03T04:05:00Z">
    <w16cex:extLst>
      <w16:ext w16:uri="{CE6994B0-6A32-4C9F-8C6B-6E91EDA988CE}">
        <cr:reactions xmlns:cr="http://schemas.microsoft.com/office/comments/2020/reactions">
          <cr:reaction reactionType="1">
            <cr:reactionInfo dateUtc="2026-09-03T14:37:43Z">
              <cr:user userId="S::thuy.tothanh@asahilivwell.com::210e88b6-4649-4154-8bc3-dd2261698d27" userProvider="AD" userName="To Thanh Thuy"/>
            </cr:reactionInfo>
          </cr:reaction>
        </cr:reactions>
      </w16:ext>
    </w16cex:extLst>
  </w16cex:commentExtensible>
  <w16cex:commentExtensible w16cex:durableId="094E6501" w16cex:dateUtc="2026-09-03T14: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1BF1C8" w16cid:durableId="14B2C531"/>
  <w16cid:commentId w16cid:paraId="31A6A7EB" w16cid:durableId="75BCE19D"/>
  <w16cid:commentId w16cid:paraId="3BBE6DB1" w16cid:durableId="047B52FE"/>
  <w16cid:commentId w16cid:paraId="71622DBB" w16cid:durableId="6396CA85"/>
  <w16cid:commentId w16cid:paraId="1244370A" w16cid:durableId="094E650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B4D71" w14:textId="77777777" w:rsidR="009B4026" w:rsidRDefault="009B4026">
      <w:r>
        <w:separator/>
      </w:r>
    </w:p>
  </w:endnote>
  <w:endnote w:type="continuationSeparator" w:id="0">
    <w:p w14:paraId="2273E6B1" w14:textId="77777777" w:rsidR="009B4026" w:rsidRDefault="009B40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8AB27" w14:textId="77777777" w:rsidR="009D7343" w:rsidRPr="00341920" w:rsidRDefault="00767518">
    <w:pPr>
      <w:tabs>
        <w:tab w:val="center" w:pos="4550"/>
        <w:tab w:val="left" w:pos="5818"/>
      </w:tabs>
      <w:ind w:right="260"/>
      <w:jc w:val="right"/>
      <w:rPr>
        <w:rFonts w:ascii="Calibri" w:hAnsi="Calibri" w:cs="Calibri"/>
        <w:color w:val="808080" w:themeColor="background1" w:themeShade="80"/>
        <w:sz w:val="20"/>
        <w:szCs w:val="20"/>
        <w:rPrChange w:id="459" w:author="To Thanh Thuy" w:date="2026-09-04T21:26:00Z" w16du:dateUtc="2026-09-04T14:26:00Z">
          <w:rPr>
            <w:color w:val="808080" w:themeColor="background1" w:themeShade="80"/>
          </w:rPr>
        </w:rPrChange>
      </w:rPr>
    </w:pPr>
    <w:r w:rsidRPr="00341920">
      <w:rPr>
        <w:rFonts w:ascii="Calibri" w:hAnsi="Calibri" w:cs="Calibri"/>
        <w:color w:val="808080" w:themeColor="background1" w:themeShade="80"/>
        <w:spacing w:val="60"/>
        <w:sz w:val="20"/>
        <w:szCs w:val="20"/>
        <w:rPrChange w:id="460" w:author="To Thanh Thuy" w:date="2026-09-04T21:26:00Z" w16du:dateUtc="2026-09-04T14:26:00Z">
          <w:rPr>
            <w:color w:val="808080" w:themeColor="background1" w:themeShade="80"/>
            <w:spacing w:val="60"/>
          </w:rPr>
        </w:rPrChange>
      </w:rPr>
      <w:t>Trang</w:t>
    </w:r>
    <w:r w:rsidRPr="00341920">
      <w:rPr>
        <w:rFonts w:ascii="Calibri" w:hAnsi="Calibri" w:cs="Calibri"/>
        <w:color w:val="808080" w:themeColor="background1" w:themeShade="80"/>
        <w:sz w:val="20"/>
        <w:szCs w:val="20"/>
        <w:rPrChange w:id="461" w:author="To Thanh Thuy" w:date="2026-09-04T21:26:00Z" w16du:dateUtc="2026-09-04T14:26:00Z">
          <w:rPr>
            <w:color w:val="808080" w:themeColor="background1" w:themeShade="80"/>
          </w:rPr>
        </w:rPrChange>
      </w:rPr>
      <w:t xml:space="preserve"> </w:t>
    </w:r>
    <w:r w:rsidRPr="00341920">
      <w:rPr>
        <w:rFonts w:ascii="Calibri" w:hAnsi="Calibri" w:cs="Calibri"/>
        <w:color w:val="808080" w:themeColor="background1" w:themeShade="80"/>
        <w:sz w:val="20"/>
        <w:szCs w:val="20"/>
        <w:rPrChange w:id="462" w:author="To Thanh Thuy" w:date="2026-09-04T21:26:00Z" w16du:dateUtc="2026-09-04T14:26:00Z">
          <w:rPr>
            <w:color w:val="808080" w:themeColor="background1" w:themeShade="80"/>
          </w:rPr>
        </w:rPrChange>
      </w:rPr>
      <w:fldChar w:fldCharType="begin"/>
    </w:r>
    <w:r w:rsidRPr="00341920">
      <w:rPr>
        <w:rFonts w:ascii="Calibri" w:hAnsi="Calibri" w:cs="Calibri"/>
        <w:color w:val="808080" w:themeColor="background1" w:themeShade="80"/>
        <w:sz w:val="20"/>
        <w:szCs w:val="20"/>
        <w:rPrChange w:id="463" w:author="To Thanh Thuy" w:date="2026-09-04T21:26:00Z" w16du:dateUtc="2026-09-04T14:26:00Z">
          <w:rPr>
            <w:color w:val="808080" w:themeColor="background1" w:themeShade="80"/>
          </w:rPr>
        </w:rPrChange>
      </w:rPr>
      <w:instrText xml:space="preserve"> PAGE   \* MERGEFORMAT </w:instrText>
    </w:r>
    <w:r w:rsidRPr="00341920">
      <w:rPr>
        <w:rFonts w:ascii="Calibri" w:hAnsi="Calibri" w:cs="Calibri"/>
        <w:color w:val="808080" w:themeColor="background1" w:themeShade="80"/>
        <w:sz w:val="20"/>
        <w:szCs w:val="20"/>
        <w:rPrChange w:id="464" w:author="To Thanh Thuy" w:date="2026-09-04T21:26:00Z" w16du:dateUtc="2026-09-04T14:26:00Z">
          <w:rPr>
            <w:color w:val="808080" w:themeColor="background1" w:themeShade="80"/>
          </w:rPr>
        </w:rPrChange>
      </w:rPr>
      <w:fldChar w:fldCharType="separate"/>
    </w:r>
    <w:r w:rsidR="00A03A41" w:rsidRPr="00341920">
      <w:rPr>
        <w:rFonts w:ascii="Calibri" w:hAnsi="Calibri" w:cs="Calibri"/>
        <w:noProof/>
        <w:color w:val="808080" w:themeColor="background1" w:themeShade="80"/>
        <w:sz w:val="20"/>
        <w:szCs w:val="20"/>
        <w:rPrChange w:id="465" w:author="To Thanh Thuy" w:date="2026-09-04T21:26:00Z" w16du:dateUtc="2026-09-04T14:26:00Z">
          <w:rPr>
            <w:noProof/>
            <w:color w:val="808080" w:themeColor="background1" w:themeShade="80"/>
          </w:rPr>
        </w:rPrChange>
      </w:rPr>
      <w:t>1</w:t>
    </w:r>
    <w:r w:rsidRPr="00341920">
      <w:rPr>
        <w:rFonts w:ascii="Calibri" w:hAnsi="Calibri" w:cs="Calibri"/>
        <w:color w:val="808080" w:themeColor="background1" w:themeShade="80"/>
        <w:sz w:val="20"/>
        <w:szCs w:val="20"/>
        <w:rPrChange w:id="466" w:author="To Thanh Thuy" w:date="2026-09-04T21:26:00Z" w16du:dateUtc="2026-09-04T14:26:00Z">
          <w:rPr>
            <w:color w:val="808080" w:themeColor="background1" w:themeShade="80"/>
          </w:rPr>
        </w:rPrChange>
      </w:rPr>
      <w:fldChar w:fldCharType="end"/>
    </w:r>
    <w:r w:rsidRPr="00341920">
      <w:rPr>
        <w:rFonts w:ascii="Calibri" w:hAnsi="Calibri" w:cs="Calibri"/>
        <w:color w:val="808080" w:themeColor="background1" w:themeShade="80"/>
        <w:sz w:val="20"/>
        <w:szCs w:val="20"/>
        <w:rPrChange w:id="467" w:author="To Thanh Thuy" w:date="2026-09-04T21:26:00Z" w16du:dateUtc="2026-09-04T14:26:00Z">
          <w:rPr>
            <w:color w:val="808080" w:themeColor="background1" w:themeShade="80"/>
          </w:rPr>
        </w:rPrChange>
      </w:rPr>
      <w:t xml:space="preserve"> | </w:t>
    </w:r>
    <w:r w:rsidRPr="00341920">
      <w:rPr>
        <w:rFonts w:ascii="Calibri" w:hAnsi="Calibri" w:cs="Calibri"/>
        <w:color w:val="808080" w:themeColor="background1" w:themeShade="80"/>
        <w:sz w:val="20"/>
        <w:szCs w:val="20"/>
        <w:rPrChange w:id="468" w:author="To Thanh Thuy" w:date="2026-09-04T21:26:00Z" w16du:dateUtc="2026-09-04T14:26:00Z">
          <w:rPr>
            <w:color w:val="808080" w:themeColor="background1" w:themeShade="80"/>
          </w:rPr>
        </w:rPrChange>
      </w:rPr>
      <w:fldChar w:fldCharType="begin"/>
    </w:r>
    <w:r w:rsidRPr="00341920">
      <w:rPr>
        <w:rFonts w:ascii="Calibri" w:hAnsi="Calibri" w:cs="Calibri"/>
        <w:color w:val="808080" w:themeColor="background1" w:themeShade="80"/>
        <w:sz w:val="20"/>
        <w:szCs w:val="20"/>
        <w:rPrChange w:id="469" w:author="To Thanh Thuy" w:date="2026-09-04T21:26:00Z" w16du:dateUtc="2026-09-04T14:26:00Z">
          <w:rPr>
            <w:color w:val="808080" w:themeColor="background1" w:themeShade="80"/>
          </w:rPr>
        </w:rPrChange>
      </w:rPr>
      <w:instrText xml:space="preserve"> NUMPAGES  \* Arabic  \* MERGEFORMAT </w:instrText>
    </w:r>
    <w:r w:rsidRPr="00341920">
      <w:rPr>
        <w:rFonts w:ascii="Calibri" w:hAnsi="Calibri" w:cs="Calibri"/>
        <w:color w:val="808080" w:themeColor="background1" w:themeShade="80"/>
        <w:sz w:val="20"/>
        <w:szCs w:val="20"/>
        <w:rPrChange w:id="470" w:author="To Thanh Thuy" w:date="2026-09-04T21:26:00Z" w16du:dateUtc="2026-09-04T14:26:00Z">
          <w:rPr>
            <w:color w:val="808080" w:themeColor="background1" w:themeShade="80"/>
          </w:rPr>
        </w:rPrChange>
      </w:rPr>
      <w:fldChar w:fldCharType="separate"/>
    </w:r>
    <w:r w:rsidR="00A03A41" w:rsidRPr="00341920">
      <w:rPr>
        <w:rFonts w:ascii="Calibri" w:hAnsi="Calibri" w:cs="Calibri"/>
        <w:noProof/>
        <w:color w:val="808080" w:themeColor="background1" w:themeShade="80"/>
        <w:sz w:val="20"/>
        <w:szCs w:val="20"/>
        <w:rPrChange w:id="471" w:author="To Thanh Thuy" w:date="2026-09-04T21:26:00Z" w16du:dateUtc="2026-09-04T14:26:00Z">
          <w:rPr>
            <w:noProof/>
            <w:color w:val="808080" w:themeColor="background1" w:themeShade="80"/>
          </w:rPr>
        </w:rPrChange>
      </w:rPr>
      <w:t>1</w:t>
    </w:r>
    <w:r w:rsidRPr="00341920">
      <w:rPr>
        <w:rFonts w:ascii="Calibri" w:hAnsi="Calibri" w:cs="Calibri"/>
        <w:color w:val="808080" w:themeColor="background1" w:themeShade="80"/>
        <w:sz w:val="20"/>
        <w:szCs w:val="20"/>
        <w:rPrChange w:id="472" w:author="To Thanh Thuy" w:date="2026-09-04T21:26:00Z" w16du:dateUtc="2026-09-04T14:26:00Z">
          <w:rPr>
            <w:color w:val="808080" w:themeColor="background1" w:themeShade="80"/>
          </w:rPr>
        </w:rPrChang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4685F" w14:textId="77777777" w:rsidR="009B4026" w:rsidRDefault="009B4026">
      <w:r>
        <w:separator/>
      </w:r>
    </w:p>
  </w:footnote>
  <w:footnote w:type="continuationSeparator" w:id="0">
    <w:p w14:paraId="1F896C8E" w14:textId="77777777" w:rsidR="009B4026" w:rsidRDefault="009B40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23218"/>
    <w:multiLevelType w:val="multilevel"/>
    <w:tmpl w:val="DCE26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A00B41"/>
    <w:multiLevelType w:val="hybridMultilevel"/>
    <w:tmpl w:val="D954195C"/>
    <w:lvl w:ilvl="0" w:tplc="2EDE3F58">
      <w:start w:val="1"/>
      <w:numFmt w:val="decimal"/>
      <w:lvlText w:val="%1."/>
      <w:lvlJc w:val="left"/>
      <w:pPr>
        <w:ind w:left="520" w:hanging="300"/>
      </w:pPr>
    </w:lvl>
    <w:lvl w:ilvl="1" w:tplc="A74C8E44">
      <w:numFmt w:val="decimal"/>
      <w:lvlText w:val=""/>
      <w:lvlJc w:val="left"/>
    </w:lvl>
    <w:lvl w:ilvl="2" w:tplc="6E3C8534">
      <w:numFmt w:val="decimal"/>
      <w:lvlText w:val=""/>
      <w:lvlJc w:val="left"/>
    </w:lvl>
    <w:lvl w:ilvl="3" w:tplc="B83E90A8">
      <w:numFmt w:val="decimal"/>
      <w:lvlText w:val=""/>
      <w:lvlJc w:val="left"/>
    </w:lvl>
    <w:lvl w:ilvl="4" w:tplc="EEA25784">
      <w:numFmt w:val="decimal"/>
      <w:lvlText w:val=""/>
      <w:lvlJc w:val="left"/>
    </w:lvl>
    <w:lvl w:ilvl="5" w:tplc="F2D441BA">
      <w:numFmt w:val="decimal"/>
      <w:lvlText w:val=""/>
      <w:lvlJc w:val="left"/>
    </w:lvl>
    <w:lvl w:ilvl="6" w:tplc="E206BA96">
      <w:numFmt w:val="decimal"/>
      <w:lvlText w:val=""/>
      <w:lvlJc w:val="left"/>
    </w:lvl>
    <w:lvl w:ilvl="7" w:tplc="AC606B84">
      <w:numFmt w:val="decimal"/>
      <w:lvlText w:val=""/>
      <w:lvlJc w:val="left"/>
    </w:lvl>
    <w:lvl w:ilvl="8" w:tplc="384E7E7E">
      <w:numFmt w:val="decimal"/>
      <w:lvlText w:val=""/>
      <w:lvlJc w:val="left"/>
    </w:lvl>
  </w:abstractNum>
  <w:abstractNum w:abstractNumId="2" w15:restartNumberingAfterBreak="0">
    <w:nsid w:val="342F28CF"/>
    <w:multiLevelType w:val="hybridMultilevel"/>
    <w:tmpl w:val="6F2A3C4A"/>
    <w:lvl w:ilvl="0" w:tplc="652E0DA4">
      <w:start w:val="1"/>
      <w:numFmt w:val="bullet"/>
      <w:lvlText w:val="●"/>
      <w:lvlJc w:val="left"/>
      <w:pPr>
        <w:ind w:left="720" w:hanging="360"/>
      </w:pPr>
    </w:lvl>
    <w:lvl w:ilvl="1" w:tplc="A9023F36">
      <w:start w:val="1"/>
      <w:numFmt w:val="bullet"/>
      <w:lvlText w:val="○"/>
      <w:lvlJc w:val="left"/>
      <w:pPr>
        <w:ind w:left="1440" w:hanging="360"/>
      </w:pPr>
    </w:lvl>
    <w:lvl w:ilvl="2" w:tplc="63AAD3AC">
      <w:start w:val="1"/>
      <w:numFmt w:val="bullet"/>
      <w:lvlText w:val="■"/>
      <w:lvlJc w:val="left"/>
      <w:pPr>
        <w:ind w:left="2160" w:hanging="360"/>
      </w:pPr>
    </w:lvl>
    <w:lvl w:ilvl="3" w:tplc="E7CC4486">
      <w:start w:val="1"/>
      <w:numFmt w:val="bullet"/>
      <w:lvlText w:val="●"/>
      <w:lvlJc w:val="left"/>
      <w:pPr>
        <w:ind w:left="2880" w:hanging="360"/>
      </w:pPr>
    </w:lvl>
    <w:lvl w:ilvl="4" w:tplc="460A4044">
      <w:start w:val="1"/>
      <w:numFmt w:val="bullet"/>
      <w:lvlText w:val="○"/>
      <w:lvlJc w:val="left"/>
      <w:pPr>
        <w:ind w:left="3600" w:hanging="360"/>
      </w:pPr>
    </w:lvl>
    <w:lvl w:ilvl="5" w:tplc="006229D0">
      <w:start w:val="1"/>
      <w:numFmt w:val="bullet"/>
      <w:lvlText w:val="■"/>
      <w:lvlJc w:val="left"/>
      <w:pPr>
        <w:ind w:left="4320" w:hanging="360"/>
      </w:pPr>
    </w:lvl>
    <w:lvl w:ilvl="6" w:tplc="72440CA0">
      <w:start w:val="1"/>
      <w:numFmt w:val="bullet"/>
      <w:lvlText w:val="●"/>
      <w:lvlJc w:val="left"/>
      <w:pPr>
        <w:ind w:left="5040" w:hanging="360"/>
      </w:pPr>
    </w:lvl>
    <w:lvl w:ilvl="7" w:tplc="DC44B46C">
      <w:start w:val="1"/>
      <w:numFmt w:val="bullet"/>
      <w:lvlText w:val="●"/>
      <w:lvlJc w:val="left"/>
      <w:pPr>
        <w:ind w:left="5760" w:hanging="360"/>
      </w:pPr>
    </w:lvl>
    <w:lvl w:ilvl="8" w:tplc="0090E222">
      <w:start w:val="1"/>
      <w:numFmt w:val="bullet"/>
      <w:lvlText w:val="●"/>
      <w:lvlJc w:val="left"/>
      <w:pPr>
        <w:ind w:left="6480" w:hanging="360"/>
      </w:pPr>
    </w:lvl>
  </w:abstractNum>
  <w:abstractNum w:abstractNumId="3" w15:restartNumberingAfterBreak="0">
    <w:nsid w:val="46E51390"/>
    <w:multiLevelType w:val="multilevel"/>
    <w:tmpl w:val="A6709FC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1F4FFC"/>
    <w:multiLevelType w:val="multilevel"/>
    <w:tmpl w:val="A6709FC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DA0437"/>
    <w:multiLevelType w:val="hybridMultilevel"/>
    <w:tmpl w:val="C19880C8"/>
    <w:lvl w:ilvl="0" w:tplc="31B6864A">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5EBF0C95"/>
    <w:multiLevelType w:val="multilevel"/>
    <w:tmpl w:val="B1081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1E7BB0"/>
    <w:multiLevelType w:val="multilevel"/>
    <w:tmpl w:val="A6709FC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C67ED4"/>
    <w:multiLevelType w:val="multilevel"/>
    <w:tmpl w:val="B524C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37660F"/>
    <w:multiLevelType w:val="hybridMultilevel"/>
    <w:tmpl w:val="3EF25DBE"/>
    <w:lvl w:ilvl="0" w:tplc="CA629DBE">
      <w:start w:val="1"/>
      <w:numFmt w:val="bullet"/>
      <w:lvlText w:val="•"/>
      <w:lvlJc w:val="left"/>
      <w:pPr>
        <w:ind w:left="520" w:hanging="260"/>
      </w:pPr>
    </w:lvl>
    <w:lvl w:ilvl="1" w:tplc="FEE66770">
      <w:start w:val="1"/>
      <w:numFmt w:val="bullet"/>
      <w:lvlText w:val="–"/>
      <w:lvlJc w:val="left"/>
      <w:pPr>
        <w:ind w:left="980" w:hanging="260"/>
      </w:pPr>
    </w:lvl>
    <w:lvl w:ilvl="2" w:tplc="C72090DC">
      <w:numFmt w:val="decimal"/>
      <w:lvlText w:val=""/>
      <w:lvlJc w:val="left"/>
    </w:lvl>
    <w:lvl w:ilvl="3" w:tplc="D37CDE52">
      <w:numFmt w:val="decimal"/>
      <w:lvlText w:val=""/>
      <w:lvlJc w:val="left"/>
    </w:lvl>
    <w:lvl w:ilvl="4" w:tplc="AD6A55F4">
      <w:numFmt w:val="decimal"/>
      <w:lvlText w:val=""/>
      <w:lvlJc w:val="left"/>
    </w:lvl>
    <w:lvl w:ilvl="5" w:tplc="CF407682">
      <w:numFmt w:val="decimal"/>
      <w:lvlText w:val=""/>
      <w:lvlJc w:val="left"/>
    </w:lvl>
    <w:lvl w:ilvl="6" w:tplc="C6AC6A4A">
      <w:numFmt w:val="decimal"/>
      <w:lvlText w:val=""/>
      <w:lvlJc w:val="left"/>
    </w:lvl>
    <w:lvl w:ilvl="7" w:tplc="01F2F1A2">
      <w:numFmt w:val="decimal"/>
      <w:lvlText w:val=""/>
      <w:lvlJc w:val="left"/>
    </w:lvl>
    <w:lvl w:ilvl="8" w:tplc="547CACC0">
      <w:numFmt w:val="decimal"/>
      <w:lvlText w:val=""/>
      <w:lvlJc w:val="left"/>
    </w:lvl>
  </w:abstractNum>
  <w:abstractNum w:abstractNumId="10" w15:restartNumberingAfterBreak="0">
    <w:nsid w:val="77C33A64"/>
    <w:multiLevelType w:val="hybridMultilevel"/>
    <w:tmpl w:val="EFA8B3D0"/>
    <w:lvl w:ilvl="0" w:tplc="1812A964">
      <w:start w:val="2"/>
      <w:numFmt w:val="bullet"/>
      <w:lvlText w:val="-"/>
      <w:lvlJc w:val="left"/>
      <w:pPr>
        <w:ind w:left="720" w:hanging="360"/>
      </w:pPr>
      <w:rPr>
        <w:rFonts w:ascii="Arial" w:eastAsia="Times New Roman"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7DBC5D82"/>
    <w:multiLevelType w:val="multilevel"/>
    <w:tmpl w:val="A6709FC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8608129">
    <w:abstractNumId w:val="2"/>
    <w:lvlOverride w:ilvl="0">
      <w:startOverride w:val="1"/>
    </w:lvlOverride>
  </w:num>
  <w:num w:numId="2" w16cid:durableId="617761837">
    <w:abstractNumId w:val="9"/>
    <w:lvlOverride w:ilvl="0">
      <w:startOverride w:val="1"/>
    </w:lvlOverride>
  </w:num>
  <w:num w:numId="3" w16cid:durableId="423380115">
    <w:abstractNumId w:val="7"/>
  </w:num>
  <w:num w:numId="4" w16cid:durableId="1608611444">
    <w:abstractNumId w:val="8"/>
  </w:num>
  <w:num w:numId="5" w16cid:durableId="1162702163">
    <w:abstractNumId w:val="4"/>
  </w:num>
  <w:num w:numId="6" w16cid:durableId="1200896683">
    <w:abstractNumId w:val="6"/>
  </w:num>
  <w:num w:numId="7" w16cid:durableId="1247416790">
    <w:abstractNumId w:val="0"/>
  </w:num>
  <w:num w:numId="8" w16cid:durableId="803810226">
    <w:abstractNumId w:val="3"/>
  </w:num>
  <w:num w:numId="9" w16cid:durableId="1127700718">
    <w:abstractNumId w:val="11"/>
  </w:num>
  <w:num w:numId="10" w16cid:durableId="2137137390">
    <w:abstractNumId w:val="10"/>
  </w:num>
  <w:num w:numId="11" w16cid:durableId="1933010515">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 Thanh Thuy">
    <w15:presenceInfo w15:providerId="Windows Live" w15:userId="f379830db2c04589"/>
  </w15:person>
  <w15:person w15:author="To Thanh Thuy [2]">
    <w15:presenceInfo w15:providerId="AD" w15:userId="S::thuy.tothanh@asahilivwell.com::210e88b6-4649-4154-8bc3-dd2261698d27"/>
  </w15:person>
  <w15:person w15:author="Tram Vo Huynh Ngoc Bao">
    <w15:presenceInfo w15:providerId="AD" w15:userId="S::tramvo@asahilivwell.com::1fb0e48c-0a78-4a1e-9c14-e8f6eaea358d"/>
  </w15:person>
  <w15:person w15:author="Tuyen Nguyen Huu">
    <w15:presenceInfo w15:providerId="AD" w15:userId="S::tuyen.nguyenhuu@asahilivwell.com::983601c6-9b6a-45bf-bf25-da269db26da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7343"/>
    <w:rsid w:val="000111B0"/>
    <w:rsid w:val="000124D8"/>
    <w:rsid w:val="00023FAC"/>
    <w:rsid w:val="00032324"/>
    <w:rsid w:val="00047846"/>
    <w:rsid w:val="00050986"/>
    <w:rsid w:val="000555EC"/>
    <w:rsid w:val="0008144A"/>
    <w:rsid w:val="000843A0"/>
    <w:rsid w:val="00084881"/>
    <w:rsid w:val="000879C6"/>
    <w:rsid w:val="000A678B"/>
    <w:rsid w:val="000B10DE"/>
    <w:rsid w:val="000C6B0F"/>
    <w:rsid w:val="000E2992"/>
    <w:rsid w:val="000F0BB7"/>
    <w:rsid w:val="000F29F6"/>
    <w:rsid w:val="000F4203"/>
    <w:rsid w:val="0010179A"/>
    <w:rsid w:val="00105D9E"/>
    <w:rsid w:val="00121FD5"/>
    <w:rsid w:val="00135625"/>
    <w:rsid w:val="00141FEA"/>
    <w:rsid w:val="001510A8"/>
    <w:rsid w:val="00187826"/>
    <w:rsid w:val="001A21A8"/>
    <w:rsid w:val="001A66B3"/>
    <w:rsid w:val="001C565E"/>
    <w:rsid w:val="001D6BF7"/>
    <w:rsid w:val="001E22B5"/>
    <w:rsid w:val="001E4344"/>
    <w:rsid w:val="00215CF9"/>
    <w:rsid w:val="0023755A"/>
    <w:rsid w:val="002447E0"/>
    <w:rsid w:val="0028253E"/>
    <w:rsid w:val="00291274"/>
    <w:rsid w:val="0029395C"/>
    <w:rsid w:val="002D24AA"/>
    <w:rsid w:val="002E2B94"/>
    <w:rsid w:val="0033186D"/>
    <w:rsid w:val="00341920"/>
    <w:rsid w:val="00344706"/>
    <w:rsid w:val="0035287C"/>
    <w:rsid w:val="003538C7"/>
    <w:rsid w:val="003556EC"/>
    <w:rsid w:val="00356095"/>
    <w:rsid w:val="00362AD7"/>
    <w:rsid w:val="0037463A"/>
    <w:rsid w:val="00377151"/>
    <w:rsid w:val="00381A76"/>
    <w:rsid w:val="003C6C8B"/>
    <w:rsid w:val="0040019A"/>
    <w:rsid w:val="00402447"/>
    <w:rsid w:val="004447EC"/>
    <w:rsid w:val="00450CDA"/>
    <w:rsid w:val="00456BCA"/>
    <w:rsid w:val="00463115"/>
    <w:rsid w:val="004634D7"/>
    <w:rsid w:val="00476228"/>
    <w:rsid w:val="004A7288"/>
    <w:rsid w:val="004F65CF"/>
    <w:rsid w:val="00504819"/>
    <w:rsid w:val="00516E80"/>
    <w:rsid w:val="005334D7"/>
    <w:rsid w:val="00540A57"/>
    <w:rsid w:val="005508B9"/>
    <w:rsid w:val="00550B57"/>
    <w:rsid w:val="005551D1"/>
    <w:rsid w:val="00567E72"/>
    <w:rsid w:val="00590D00"/>
    <w:rsid w:val="005A074F"/>
    <w:rsid w:val="005A4A83"/>
    <w:rsid w:val="005A5C13"/>
    <w:rsid w:val="005B03C5"/>
    <w:rsid w:val="005D2E2C"/>
    <w:rsid w:val="005D7287"/>
    <w:rsid w:val="005E249F"/>
    <w:rsid w:val="005E3A5C"/>
    <w:rsid w:val="005F290A"/>
    <w:rsid w:val="00606D07"/>
    <w:rsid w:val="00621D94"/>
    <w:rsid w:val="00625D12"/>
    <w:rsid w:val="0063001E"/>
    <w:rsid w:val="006416E7"/>
    <w:rsid w:val="00643860"/>
    <w:rsid w:val="00675B4E"/>
    <w:rsid w:val="00675EDB"/>
    <w:rsid w:val="0069396A"/>
    <w:rsid w:val="006A3D03"/>
    <w:rsid w:val="006A51E3"/>
    <w:rsid w:val="006B5FCC"/>
    <w:rsid w:val="006C15B3"/>
    <w:rsid w:val="006C4869"/>
    <w:rsid w:val="006C77F3"/>
    <w:rsid w:val="00703FA2"/>
    <w:rsid w:val="00715454"/>
    <w:rsid w:val="007248D7"/>
    <w:rsid w:val="00730B77"/>
    <w:rsid w:val="007638F1"/>
    <w:rsid w:val="00763CD6"/>
    <w:rsid w:val="00767518"/>
    <w:rsid w:val="00790377"/>
    <w:rsid w:val="007A6DF7"/>
    <w:rsid w:val="007D025B"/>
    <w:rsid w:val="007D0ED1"/>
    <w:rsid w:val="007D5F46"/>
    <w:rsid w:val="007F3031"/>
    <w:rsid w:val="008008EC"/>
    <w:rsid w:val="00816BB0"/>
    <w:rsid w:val="00822D33"/>
    <w:rsid w:val="00836407"/>
    <w:rsid w:val="00851FE6"/>
    <w:rsid w:val="00877ADC"/>
    <w:rsid w:val="00881E7C"/>
    <w:rsid w:val="00887B95"/>
    <w:rsid w:val="008A2BDD"/>
    <w:rsid w:val="008B109D"/>
    <w:rsid w:val="008B2E64"/>
    <w:rsid w:val="008C75C8"/>
    <w:rsid w:val="008D3053"/>
    <w:rsid w:val="008D32ED"/>
    <w:rsid w:val="008E3CC3"/>
    <w:rsid w:val="008F23C3"/>
    <w:rsid w:val="008F505E"/>
    <w:rsid w:val="008F7C7F"/>
    <w:rsid w:val="0091118A"/>
    <w:rsid w:val="00912D2A"/>
    <w:rsid w:val="009300F0"/>
    <w:rsid w:val="009510D9"/>
    <w:rsid w:val="00973252"/>
    <w:rsid w:val="009A3967"/>
    <w:rsid w:val="009B4026"/>
    <w:rsid w:val="009D4562"/>
    <w:rsid w:val="009D7343"/>
    <w:rsid w:val="00A03A41"/>
    <w:rsid w:val="00A06ED3"/>
    <w:rsid w:val="00A34D46"/>
    <w:rsid w:val="00A45194"/>
    <w:rsid w:val="00A7732D"/>
    <w:rsid w:val="00AA17A7"/>
    <w:rsid w:val="00AC131B"/>
    <w:rsid w:val="00AD7099"/>
    <w:rsid w:val="00AE0E59"/>
    <w:rsid w:val="00AF0F57"/>
    <w:rsid w:val="00AF3D40"/>
    <w:rsid w:val="00B45FBA"/>
    <w:rsid w:val="00B93997"/>
    <w:rsid w:val="00B97580"/>
    <w:rsid w:val="00BA45E5"/>
    <w:rsid w:val="00BC5589"/>
    <w:rsid w:val="00BE5A95"/>
    <w:rsid w:val="00C144D5"/>
    <w:rsid w:val="00C24EC3"/>
    <w:rsid w:val="00C413CF"/>
    <w:rsid w:val="00C571A0"/>
    <w:rsid w:val="00C60723"/>
    <w:rsid w:val="00C62F91"/>
    <w:rsid w:val="00C63D55"/>
    <w:rsid w:val="00C70925"/>
    <w:rsid w:val="00C76BE0"/>
    <w:rsid w:val="00C81A18"/>
    <w:rsid w:val="00CC6C2B"/>
    <w:rsid w:val="00CE7833"/>
    <w:rsid w:val="00CF097C"/>
    <w:rsid w:val="00D008CA"/>
    <w:rsid w:val="00D01037"/>
    <w:rsid w:val="00D03A43"/>
    <w:rsid w:val="00D271B0"/>
    <w:rsid w:val="00D32148"/>
    <w:rsid w:val="00D41673"/>
    <w:rsid w:val="00D46D5C"/>
    <w:rsid w:val="00D50862"/>
    <w:rsid w:val="00D533CA"/>
    <w:rsid w:val="00D82606"/>
    <w:rsid w:val="00D82617"/>
    <w:rsid w:val="00D84995"/>
    <w:rsid w:val="00D95E2E"/>
    <w:rsid w:val="00DA6A7A"/>
    <w:rsid w:val="00DB4DED"/>
    <w:rsid w:val="00DC0D93"/>
    <w:rsid w:val="00DC7275"/>
    <w:rsid w:val="00DE4A8B"/>
    <w:rsid w:val="00DF027E"/>
    <w:rsid w:val="00E36693"/>
    <w:rsid w:val="00E36C04"/>
    <w:rsid w:val="00E545D6"/>
    <w:rsid w:val="00E6624F"/>
    <w:rsid w:val="00E860DA"/>
    <w:rsid w:val="00EC3CD4"/>
    <w:rsid w:val="00EE28DD"/>
    <w:rsid w:val="00EE5A08"/>
    <w:rsid w:val="00F14561"/>
    <w:rsid w:val="00F27489"/>
    <w:rsid w:val="00F313DE"/>
    <w:rsid w:val="00F40DEB"/>
    <w:rsid w:val="00F51597"/>
    <w:rsid w:val="00F52CDD"/>
    <w:rsid w:val="00F76E2D"/>
    <w:rsid w:val="00F8515A"/>
    <w:rsid w:val="00FD0836"/>
    <w:rsid w:val="00FD5FC6"/>
    <w:rsid w:val="00FF0593"/>
    <w:rsid w:val="00FF0A38"/>
    <w:rsid w:val="10AF0C2F"/>
    <w:rsid w:val="112DD5A2"/>
    <w:rsid w:val="1231F587"/>
    <w:rsid w:val="129D9729"/>
    <w:rsid w:val="147DFAA5"/>
    <w:rsid w:val="14CFD9F8"/>
    <w:rsid w:val="166ECDF5"/>
    <w:rsid w:val="17110E60"/>
    <w:rsid w:val="17613607"/>
    <w:rsid w:val="235C6350"/>
    <w:rsid w:val="23A59147"/>
    <w:rsid w:val="250C8759"/>
    <w:rsid w:val="25C51B8E"/>
    <w:rsid w:val="26EC95A7"/>
    <w:rsid w:val="2C089C9C"/>
    <w:rsid w:val="2C1C58D7"/>
    <w:rsid w:val="2CE334AB"/>
    <w:rsid w:val="2F43FE1D"/>
    <w:rsid w:val="33C0EBF7"/>
    <w:rsid w:val="39C18D79"/>
    <w:rsid w:val="46515E3D"/>
    <w:rsid w:val="4C1E5470"/>
    <w:rsid w:val="5349995B"/>
    <w:rsid w:val="546E1219"/>
    <w:rsid w:val="639F8DF9"/>
    <w:rsid w:val="63DA3AEF"/>
    <w:rsid w:val="642D40FE"/>
    <w:rsid w:val="658A6DBB"/>
    <w:rsid w:val="67198E0A"/>
    <w:rsid w:val="69B19A88"/>
    <w:rsid w:val="6A35A9CA"/>
    <w:rsid w:val="70EA8EF5"/>
    <w:rsid w:val="72B1F882"/>
    <w:rsid w:val="72CCD815"/>
    <w:rsid w:val="7324A4F1"/>
    <w:rsid w:val="7D47351C"/>
    <w:rsid w:val="7EFF472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C4A9B"/>
  <w15:docId w15:val="{88F07A96-7053-4CC7-BED9-08F678597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B95"/>
  </w:style>
  <w:style w:type="paragraph" w:styleId="Heading1">
    <w:name w:val="heading 1"/>
    <w:uiPriority w:val="9"/>
    <w:qFormat/>
    <w:pPr>
      <w:spacing w:before="280" w:after="150"/>
      <w:outlineLvl w:val="0"/>
    </w:pPr>
    <w:rPr>
      <w:b/>
      <w:bCs/>
      <w:color w:val="1F3864"/>
      <w:sz w:val="30"/>
      <w:szCs w:val="30"/>
    </w:rPr>
  </w:style>
  <w:style w:type="paragraph" w:styleId="Heading2">
    <w:name w:val="heading 2"/>
    <w:uiPriority w:val="9"/>
    <w:unhideWhenUsed/>
    <w:qFormat/>
    <w:pPr>
      <w:spacing w:before="220" w:after="120"/>
      <w:outlineLvl w:val="1"/>
    </w:pPr>
    <w:rPr>
      <w:b/>
      <w:bCs/>
      <w:color w:val="1E88E5"/>
      <w:sz w:val="25"/>
      <w:szCs w:val="25"/>
    </w:rPr>
  </w:style>
  <w:style w:type="paragraph" w:styleId="Heading3">
    <w:name w:val="heading 3"/>
    <w:uiPriority w:val="9"/>
    <w:unhideWhenUsed/>
    <w:qFormat/>
    <w:pPr>
      <w:pBdr>
        <w:bottom w:val="single" w:sz="6" w:space="2" w:color="004A7D"/>
      </w:pBdr>
      <w:spacing w:before="160" w:after="90"/>
      <w:outlineLvl w:val="2"/>
    </w:pPr>
    <w:rPr>
      <w:b/>
      <w:bCs/>
      <w:color w:val="004A7D"/>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03A41"/>
    <w:pPr>
      <w:spacing w:after="100"/>
    </w:pPr>
  </w:style>
  <w:style w:type="paragraph" w:styleId="TOC2">
    <w:name w:val="toc 2"/>
    <w:basedOn w:val="Normal"/>
    <w:next w:val="Normal"/>
    <w:autoRedefine/>
    <w:uiPriority w:val="39"/>
    <w:unhideWhenUsed/>
    <w:rsid w:val="00A03A41"/>
    <w:pPr>
      <w:spacing w:after="100"/>
      <w:ind w:left="210"/>
    </w:pPr>
  </w:style>
  <w:style w:type="paragraph" w:styleId="Header">
    <w:name w:val="header"/>
    <w:basedOn w:val="Normal"/>
    <w:link w:val="HeaderChar"/>
    <w:uiPriority w:val="99"/>
    <w:unhideWhenUsed/>
    <w:rsid w:val="00A03A41"/>
    <w:pPr>
      <w:tabs>
        <w:tab w:val="center" w:pos="4513"/>
        <w:tab w:val="right" w:pos="9026"/>
      </w:tabs>
    </w:pPr>
  </w:style>
  <w:style w:type="character" w:customStyle="1" w:styleId="HeaderChar">
    <w:name w:val="Header Char"/>
    <w:basedOn w:val="DefaultParagraphFont"/>
    <w:link w:val="Header"/>
    <w:uiPriority w:val="99"/>
    <w:rsid w:val="00A03A41"/>
  </w:style>
  <w:style w:type="paragraph" w:styleId="Footer">
    <w:name w:val="footer"/>
    <w:basedOn w:val="Normal"/>
    <w:link w:val="FooterChar"/>
    <w:uiPriority w:val="99"/>
    <w:unhideWhenUsed/>
    <w:rsid w:val="00A03A41"/>
    <w:pPr>
      <w:tabs>
        <w:tab w:val="center" w:pos="4513"/>
        <w:tab w:val="right" w:pos="9026"/>
      </w:tabs>
    </w:pPr>
  </w:style>
  <w:style w:type="character" w:customStyle="1" w:styleId="FooterChar">
    <w:name w:val="Footer Char"/>
    <w:basedOn w:val="DefaultParagraphFont"/>
    <w:link w:val="Footer"/>
    <w:uiPriority w:val="99"/>
    <w:rsid w:val="00A03A41"/>
  </w:style>
  <w:style w:type="table" w:styleId="TableGrid">
    <w:name w:val="Table Grid"/>
    <w:basedOn w:val="TableNormal"/>
    <w:uiPriority w:val="39"/>
    <w:rsid w:val="00D321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E3CC3"/>
    <w:rPr>
      <w:sz w:val="16"/>
      <w:szCs w:val="16"/>
    </w:rPr>
  </w:style>
  <w:style w:type="paragraph" w:styleId="CommentText">
    <w:name w:val="annotation text"/>
    <w:basedOn w:val="Normal"/>
    <w:link w:val="CommentTextChar"/>
    <w:uiPriority w:val="99"/>
    <w:unhideWhenUsed/>
    <w:rsid w:val="008E3CC3"/>
    <w:rPr>
      <w:sz w:val="20"/>
      <w:szCs w:val="20"/>
    </w:rPr>
  </w:style>
  <w:style w:type="character" w:customStyle="1" w:styleId="CommentTextChar">
    <w:name w:val="Comment Text Char"/>
    <w:basedOn w:val="DefaultParagraphFont"/>
    <w:link w:val="CommentText"/>
    <w:uiPriority w:val="99"/>
    <w:rsid w:val="008E3CC3"/>
    <w:rPr>
      <w:sz w:val="20"/>
      <w:szCs w:val="20"/>
    </w:rPr>
  </w:style>
  <w:style w:type="paragraph" w:styleId="CommentSubject">
    <w:name w:val="annotation subject"/>
    <w:basedOn w:val="CommentText"/>
    <w:next w:val="CommentText"/>
    <w:link w:val="CommentSubjectChar"/>
    <w:uiPriority w:val="99"/>
    <w:semiHidden/>
    <w:unhideWhenUsed/>
    <w:rsid w:val="008E3CC3"/>
    <w:rPr>
      <w:b/>
      <w:bCs/>
    </w:rPr>
  </w:style>
  <w:style w:type="character" w:customStyle="1" w:styleId="CommentSubjectChar">
    <w:name w:val="Comment Subject Char"/>
    <w:basedOn w:val="CommentTextChar"/>
    <w:link w:val="CommentSubject"/>
    <w:uiPriority w:val="99"/>
    <w:semiHidden/>
    <w:rsid w:val="008E3CC3"/>
    <w:rPr>
      <w:b/>
      <w:bCs/>
      <w:sz w:val="20"/>
      <w:szCs w:val="20"/>
    </w:rPr>
  </w:style>
  <w:style w:type="character" w:styleId="UnresolvedMention">
    <w:name w:val="Unresolved Mention"/>
    <w:basedOn w:val="DefaultParagraphFont"/>
    <w:uiPriority w:val="99"/>
    <w:semiHidden/>
    <w:unhideWhenUsed/>
    <w:rsid w:val="00606D07"/>
    <w:rPr>
      <w:color w:val="605E5C"/>
      <w:shd w:val="clear" w:color="auto" w:fill="E1DFDD"/>
    </w:rPr>
  </w:style>
  <w:style w:type="table" w:styleId="GridTable4-Accent1">
    <w:name w:val="Grid Table 4 Accent 1"/>
    <w:basedOn w:val="TableNormal"/>
    <w:uiPriority w:val="49"/>
    <w:rsid w:val="00121FD5"/>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Revision">
    <w:name w:val="Revision"/>
    <w:hidden/>
    <w:uiPriority w:val="99"/>
    <w:semiHidden/>
    <w:rsid w:val="006416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 dockstate="right" visibility="0" width="438" row="2">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CE0D144C-F7D8-46E8-AC52-8A1DD8A8FB12}">
  <we:reference id="wa200010453" version="1.0.0.1" store="en-US" storeType="OMEX"/>
  <we:alternateReferences>
    <we:reference id="wa200010453" version="1.0.0.1" store="wa200010453" storeType="OMEX"/>
  </we:alternateReferences>
  <we:properties>
    <we:property name="claude.fileId" value="&quot;9e726959-f38c-4dba-b8a9-a66e645572b7&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7298A2E7-6635-4DEF-811E-C0F919B11CAA}">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E164B29E-E80C-4DDB-B4A0-0BC28AA94A4F}">
  <we:reference id="wa200005502" version="1.0.0.13" store="en-US" storeType="OMEX"/>
  <we:alternateReferences>
    <we:reference id="wa200005502" version="1.0.0.13" store="wa200005502" storeType="OMEX"/>
  </we:alternateReferences>
  <we:properties>
    <we:property name="docId" value="&quot;WC5zAfluexKCjh43qfNF1&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653458-21CB-4890-9CF1-1CD975108220}">
  <ds:schemaRefs>
    <ds:schemaRef ds:uri="http://schemas.openxmlformats.org/officeDocument/2006/bibliography"/>
  </ds:schemaRefs>
</ds:datastoreItem>
</file>

<file path=docMetadata/LabelInfo.xml><?xml version="1.0" encoding="utf-8"?>
<clbl:labelList xmlns:clbl="http://schemas.microsoft.com/office/2020/mipLabelMetadata">
  <clbl:label id="{defa4170-0d19-0005-0004-bc88714345d2}" enabled="1" method="Standard" siteId="{265744f5-636b-400a-8946-57558c434e22}" contentBits="0" removed="0"/>
</clbl:labelList>
</file>

<file path=docProps/app.xml><?xml version="1.0" encoding="utf-8"?>
<Properties xmlns="http://schemas.openxmlformats.org/officeDocument/2006/extended-properties" xmlns:vt="http://schemas.openxmlformats.org/officeDocument/2006/docPropsVTypes">
  <Template>Normal</Template>
  <TotalTime>20</TotalTime>
  <Pages>3</Pages>
  <Words>561</Words>
  <Characters>3198</Characters>
  <Application>Microsoft Office Word</Application>
  <DocSecurity>0</DocSecurity>
  <Lines>26</Lines>
  <Paragraphs>7</Paragraphs>
  <ScaleCrop>false</ScaleCrop>
  <Company/>
  <LinksUpToDate>false</LinksUpToDate>
  <CharactersWithSpaces>3752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 Thanh Thuy</cp:lastModifiedBy>
  <cp:revision>140</cp:revision>
  <cp:lastPrinted>2026-07-20T06:53:00Z</cp:lastPrinted>
  <dcterms:created xsi:type="dcterms:W3CDTF">2026-07-20T06:16:00Z</dcterms:created>
  <dcterms:modified xsi:type="dcterms:W3CDTF">2026-09-04T14:26:00Z</dcterms:modified>
</cp:coreProperties>
</file>